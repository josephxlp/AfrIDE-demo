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2FE9A" w14:textId="77777777" w:rsidR="00825231" w:rsidRPr="00971D71" w:rsidRDefault="00825231" w:rsidP="00971D71">
      <w:pPr>
        <w:spacing w:line="22" w:lineRule="atLeast"/>
        <w:rPr>
          <w:rFonts w:ascii="Times New Roman" w:eastAsia="Times New Roman" w:hAnsi="Times New Roman" w:cs="Times New Roman"/>
          <w:b/>
          <w:color w:val="000000"/>
        </w:rPr>
      </w:pPr>
      <w:r w:rsidRPr="00971D71">
        <w:rPr>
          <w:rFonts w:ascii="Times New Roman" w:eastAsia="Times New Roman" w:hAnsi="Times New Roman" w:cs="Times New Roman"/>
          <w:b/>
          <w:color w:val="000000"/>
        </w:rPr>
        <w:t>AFRIGO: Vol 4 Issue 3</w:t>
      </w:r>
    </w:p>
    <w:p w14:paraId="0F3F2CF2" w14:textId="22798794" w:rsidR="00B5009E" w:rsidRPr="00971D71" w:rsidRDefault="00B5009E" w:rsidP="00971D71">
      <w:pPr>
        <w:spacing w:line="22" w:lineRule="atLeast"/>
        <w:rPr>
          <w:rFonts w:ascii="Times New Roman" w:eastAsia="Times New Roman" w:hAnsi="Times New Roman" w:cs="Times New Roman"/>
          <w:color w:val="000000"/>
        </w:rPr>
      </w:pPr>
      <w:r w:rsidRPr="00B5009E">
        <w:rPr>
          <w:rFonts w:ascii="Times New Roman" w:eastAsia="Times New Roman" w:hAnsi="Times New Roman" w:cs="Times New Roman"/>
          <w:color w:val="000000"/>
        </w:rPr>
        <w:t>History of Africans in Missions</w:t>
      </w:r>
    </w:p>
    <w:p w14:paraId="4B34CDA2" w14:textId="77777777" w:rsidR="00971D71" w:rsidRDefault="00971D71" w:rsidP="00971D71">
      <w:pPr>
        <w:spacing w:line="22" w:lineRule="atLeast"/>
        <w:rPr>
          <w:rFonts w:ascii="Times New Roman" w:eastAsia="Times New Roman" w:hAnsi="Times New Roman" w:cs="Times New Roman"/>
          <w:color w:val="000000"/>
        </w:rPr>
      </w:pPr>
    </w:p>
    <w:p w14:paraId="4968AA4F" w14:textId="7E95CF5A" w:rsidR="00971D71" w:rsidRDefault="00971D71" w:rsidP="00971D71">
      <w:pPr>
        <w:spacing w:line="22" w:lineRule="atLeast"/>
        <w:rPr>
          <w:rFonts w:ascii="Times New Roman" w:eastAsia="Times New Roman" w:hAnsi="Times New Roman" w:cs="Times New Roman"/>
          <w:color w:val="000000"/>
        </w:rPr>
      </w:pPr>
    </w:p>
    <w:p w14:paraId="5440AC26" w14:textId="77777777" w:rsidR="00EC232D" w:rsidRDefault="00EC232D" w:rsidP="00971D71">
      <w:pPr>
        <w:spacing w:line="22" w:lineRule="atLeast"/>
        <w:rPr>
          <w:rFonts w:ascii="Times New Roman" w:eastAsia="Times New Roman" w:hAnsi="Times New Roman" w:cs="Times New Roman"/>
          <w:color w:val="000000"/>
        </w:rPr>
      </w:pPr>
    </w:p>
    <w:p w14:paraId="5A1E8A1B" w14:textId="4E3FBF2C" w:rsidR="00B5009E" w:rsidRPr="00EC232D" w:rsidRDefault="00E67618" w:rsidP="00971D71">
      <w:pPr>
        <w:spacing w:line="22" w:lineRule="atLeast"/>
        <w:rPr>
          <w:rFonts w:ascii="Times New Roman" w:eastAsia="Times New Roman" w:hAnsi="Times New Roman" w:cs="Times New Roman"/>
          <w:b/>
          <w:color w:val="000000"/>
        </w:rPr>
      </w:pPr>
      <w:r w:rsidRPr="00EC232D">
        <w:rPr>
          <w:rFonts w:ascii="Times New Roman" w:eastAsia="Times New Roman" w:hAnsi="Times New Roman" w:cs="Times New Roman"/>
          <w:b/>
          <w:color w:val="000000"/>
        </w:rPr>
        <w:t>EDITORIAL</w:t>
      </w:r>
      <w:r w:rsidR="00EC232D" w:rsidRPr="00EC232D">
        <w:rPr>
          <w:rFonts w:ascii="Times New Roman" w:eastAsia="Times New Roman" w:hAnsi="Times New Roman" w:cs="Times New Roman"/>
          <w:b/>
          <w:color w:val="000000"/>
        </w:rPr>
        <w:t xml:space="preserve"> [PAGE 3]</w:t>
      </w:r>
    </w:p>
    <w:p w14:paraId="0C1FE3C5" w14:textId="2F8FC722" w:rsidR="00971D71" w:rsidRDefault="00F77878" w:rsidP="00971D71">
      <w:pPr>
        <w:spacing w:line="22" w:lineRule="atLeast"/>
        <w:rPr>
          <w:rFonts w:ascii="Times New Roman" w:eastAsia="Times New Roman" w:hAnsi="Times New Roman" w:cs="Times New Roman"/>
          <w:color w:val="000000"/>
        </w:rPr>
      </w:pPr>
      <w:r w:rsidRPr="00971D71">
        <w:rPr>
          <w:rFonts w:ascii="Times New Roman" w:eastAsia="Times New Roman" w:hAnsi="Times New Roman" w:cs="Times New Roman"/>
          <w:color w:val="000000"/>
        </w:rPr>
        <w:t xml:space="preserve">by </w:t>
      </w:r>
      <w:r w:rsidR="00B5009E" w:rsidRPr="00971D71">
        <w:rPr>
          <w:rFonts w:ascii="Times New Roman" w:eastAsia="Times New Roman" w:hAnsi="Times New Roman" w:cs="Times New Roman"/>
          <w:color w:val="000000"/>
        </w:rPr>
        <w:t xml:space="preserve">Kehinde </w:t>
      </w:r>
      <w:proofErr w:type="spellStart"/>
      <w:r w:rsidR="00B5009E" w:rsidRPr="00971D71">
        <w:rPr>
          <w:rFonts w:ascii="Times New Roman" w:eastAsia="Times New Roman" w:hAnsi="Times New Roman" w:cs="Times New Roman"/>
          <w:color w:val="000000"/>
        </w:rPr>
        <w:t>Ojo</w:t>
      </w:r>
      <w:proofErr w:type="spellEnd"/>
      <w:r w:rsidR="00971D71" w:rsidRPr="00971D71">
        <w:rPr>
          <w:rFonts w:ascii="Times New Roman" w:eastAsia="Times New Roman" w:hAnsi="Times New Roman" w:cs="Times New Roman"/>
          <w:color w:val="000000"/>
        </w:rPr>
        <w:t xml:space="preserve"> </w:t>
      </w:r>
    </w:p>
    <w:p w14:paraId="37E7939B" w14:textId="77860B0A" w:rsidR="00B5009E" w:rsidRDefault="00971D71" w:rsidP="00971D71">
      <w:pPr>
        <w:spacing w:line="22" w:lineRule="atLeast"/>
        <w:rPr>
          <w:rFonts w:ascii="Times New Roman" w:hAnsi="Times New Roman" w:cs="Times New Roman"/>
          <w:color w:val="111111"/>
          <w:shd w:val="clear" w:color="auto" w:fill="FFFFFF"/>
        </w:rPr>
      </w:pPr>
      <w:r w:rsidRPr="00971D71">
        <w:rPr>
          <w:rStyle w:val="Strong"/>
          <w:rFonts w:ascii="Times New Roman" w:hAnsi="Times New Roman" w:cs="Times New Roman"/>
          <w:b w:val="0"/>
          <w:color w:val="111111"/>
          <w:shd w:val="clear" w:color="auto" w:fill="FFFFFF"/>
        </w:rPr>
        <w:t>Program Director</w:t>
      </w:r>
      <w:r w:rsidRPr="00971D71">
        <w:rPr>
          <w:rFonts w:ascii="Times New Roman" w:hAnsi="Times New Roman" w:cs="Times New Roman"/>
          <w:color w:val="111111"/>
          <w:shd w:val="clear" w:color="auto" w:fill="FFFFFF"/>
        </w:rPr>
        <w:t> for the IFES Indigenous Support Development </w:t>
      </w:r>
    </w:p>
    <w:p w14:paraId="6C62808E" w14:textId="77777777" w:rsidR="00971D71" w:rsidRPr="00B5009E" w:rsidRDefault="00971D71" w:rsidP="00971D71">
      <w:pPr>
        <w:spacing w:line="22" w:lineRule="atLeast"/>
        <w:rPr>
          <w:rFonts w:ascii="Times New Roman" w:eastAsia="Times New Roman" w:hAnsi="Times New Roman" w:cs="Times New Roman"/>
          <w:color w:val="000000"/>
        </w:rPr>
      </w:pPr>
    </w:p>
    <w:p w14:paraId="20D85932" w14:textId="5FB1236F" w:rsidR="00971D71" w:rsidRDefault="007C4EAD" w:rsidP="00971D71">
      <w:pPr>
        <w:spacing w:line="22" w:lineRule="atLeast"/>
        <w:rPr>
          <w:rFonts w:ascii="Times New Roman" w:eastAsia="Times New Roman" w:hAnsi="Times New Roman" w:cs="Times New Roman"/>
          <w:color w:val="000000"/>
        </w:rPr>
      </w:pPr>
      <w:r>
        <w:rPr>
          <w:rFonts w:ascii="Times New Roman" w:eastAsia="Times New Roman" w:hAnsi="Times New Roman" w:cs="Times New Roman"/>
          <w:color w:val="000000"/>
        </w:rPr>
        <w:t>History of Africans in missions</w:t>
      </w:r>
    </w:p>
    <w:p w14:paraId="69E89864" w14:textId="77777777" w:rsidR="007C4EAD" w:rsidRDefault="007C4EAD" w:rsidP="00971D71">
      <w:pPr>
        <w:spacing w:line="22" w:lineRule="atLeast"/>
        <w:rPr>
          <w:rFonts w:ascii="Times New Roman" w:eastAsia="Times New Roman" w:hAnsi="Times New Roman" w:cs="Times New Roman"/>
          <w:color w:val="000000"/>
        </w:rPr>
      </w:pPr>
    </w:p>
    <w:p w14:paraId="7B50E829" w14:textId="69CD523C" w:rsidR="00AC3443" w:rsidRDefault="00B5009E" w:rsidP="00AC3443">
      <w:pPr>
        <w:spacing w:line="22" w:lineRule="atLeast"/>
        <w:rPr>
          <w:rFonts w:ascii="Times New Roman" w:eastAsia="Times New Roman" w:hAnsi="Times New Roman" w:cs="Times New Roman"/>
          <w:color w:val="000000"/>
        </w:rPr>
      </w:pPr>
      <w:r w:rsidRPr="00B5009E">
        <w:rPr>
          <w:rFonts w:ascii="Times New Roman" w:eastAsia="Times New Roman" w:hAnsi="Times New Roman" w:cs="Times New Roman"/>
          <w:color w:val="000000"/>
        </w:rPr>
        <w:t xml:space="preserve">What can be written about 2,000 years of Africans in </w:t>
      </w:r>
      <w:r w:rsidR="00446D85">
        <w:rPr>
          <w:rFonts w:ascii="Times New Roman" w:eastAsia="Times New Roman" w:hAnsi="Times New Roman" w:cs="Times New Roman"/>
          <w:color w:val="000000"/>
        </w:rPr>
        <w:t>m</w:t>
      </w:r>
      <w:r w:rsidRPr="00B5009E">
        <w:rPr>
          <w:rFonts w:ascii="Times New Roman" w:eastAsia="Times New Roman" w:hAnsi="Times New Roman" w:cs="Times New Roman"/>
          <w:color w:val="000000"/>
        </w:rPr>
        <w:t xml:space="preserve">issions in a 12-page magazine? </w:t>
      </w:r>
    </w:p>
    <w:p w14:paraId="6AD331F9" w14:textId="77777777" w:rsidR="00AC3443" w:rsidRDefault="00AC3443" w:rsidP="00AC3443">
      <w:pPr>
        <w:spacing w:line="22" w:lineRule="atLeast"/>
        <w:rPr>
          <w:rFonts w:ascii="Times New Roman" w:eastAsia="Times New Roman" w:hAnsi="Times New Roman" w:cs="Times New Roman"/>
          <w:color w:val="000000"/>
        </w:rPr>
      </w:pPr>
    </w:p>
    <w:p w14:paraId="6CB953ED" w14:textId="6449D095" w:rsidR="00AC3443" w:rsidRPr="00B5009E" w:rsidRDefault="00AC3443" w:rsidP="00AC3443">
      <w:pPr>
        <w:spacing w:line="22" w:lineRule="atLeast"/>
        <w:rPr>
          <w:rFonts w:ascii="Times New Roman" w:eastAsia="Times New Roman" w:hAnsi="Times New Roman" w:cs="Times New Roman"/>
          <w:color w:val="000000"/>
        </w:rPr>
      </w:pPr>
      <w:r w:rsidRPr="00B5009E">
        <w:rPr>
          <w:rFonts w:ascii="Times New Roman" w:eastAsia="Times New Roman" w:hAnsi="Times New Roman" w:cs="Times New Roman"/>
          <w:color w:val="000000"/>
        </w:rPr>
        <w:t>“Now faith is the substance of things hoped for, the evidence of things not seen. For by it the elders obtained a good testimony</w:t>
      </w:r>
      <w:r w:rsidRPr="008A4861">
        <w:rPr>
          <w:rFonts w:ascii="Times New Roman" w:eastAsia="Times New Roman" w:hAnsi="Times New Roman" w:cs="Times New Roman"/>
          <w:color w:val="000000"/>
        </w:rPr>
        <w:t>….</w:t>
      </w:r>
      <w:r w:rsidRPr="00B5009E">
        <w:rPr>
          <w:rFonts w:ascii="Times New Roman" w:eastAsia="Times New Roman" w:hAnsi="Times New Roman" w:cs="Times New Roman"/>
          <w:color w:val="000000"/>
        </w:rPr>
        <w:t xml:space="preserve"> And what more shall I say? For time will fail me to tell of Gideon and Barak and Samson and Jephthah, </w:t>
      </w:r>
      <w:proofErr w:type="gramStart"/>
      <w:r w:rsidRPr="00B5009E">
        <w:rPr>
          <w:rFonts w:ascii="Times New Roman" w:eastAsia="Times New Roman" w:hAnsi="Times New Roman" w:cs="Times New Roman"/>
          <w:color w:val="000000"/>
        </w:rPr>
        <w:t>and also</w:t>
      </w:r>
      <w:proofErr w:type="gramEnd"/>
      <w:r w:rsidRPr="00B5009E">
        <w:rPr>
          <w:rFonts w:ascii="Times New Roman" w:eastAsia="Times New Roman" w:hAnsi="Times New Roman" w:cs="Times New Roman"/>
          <w:color w:val="000000"/>
        </w:rPr>
        <w:t xml:space="preserve"> of David and Samuel and the prophets (and the other Africans in </w:t>
      </w:r>
      <w:r w:rsidRPr="008A4861">
        <w:rPr>
          <w:rFonts w:ascii="Times New Roman" w:eastAsia="Times New Roman" w:hAnsi="Times New Roman" w:cs="Times New Roman"/>
          <w:color w:val="000000"/>
        </w:rPr>
        <w:t>m</w:t>
      </w:r>
      <w:r w:rsidRPr="00B5009E">
        <w:rPr>
          <w:rFonts w:ascii="Times New Roman" w:eastAsia="Times New Roman" w:hAnsi="Times New Roman" w:cs="Times New Roman"/>
          <w:color w:val="000000"/>
        </w:rPr>
        <w:t xml:space="preserve">issions): </w:t>
      </w:r>
      <w:r w:rsidR="00BD14B7">
        <w:rPr>
          <w:rFonts w:ascii="Times New Roman" w:eastAsia="Times New Roman" w:hAnsi="Times New Roman" w:cs="Times New Roman"/>
          <w:color w:val="000000"/>
        </w:rPr>
        <w:t>“</w:t>
      </w:r>
    </w:p>
    <w:p w14:paraId="1CD5A289" w14:textId="09BBA25E" w:rsidR="00AC3443" w:rsidRPr="00B5009E" w:rsidRDefault="00AC3443" w:rsidP="00AC3443">
      <w:pPr>
        <w:spacing w:line="22" w:lineRule="atLeast"/>
        <w:rPr>
          <w:rFonts w:ascii="Times New Roman" w:eastAsia="Times New Roman" w:hAnsi="Times New Roman" w:cs="Times New Roman"/>
          <w:color w:val="000000"/>
        </w:rPr>
      </w:pPr>
      <w:r w:rsidRPr="00B5009E">
        <w:rPr>
          <w:rFonts w:ascii="Times New Roman" w:eastAsia="Times New Roman" w:hAnsi="Times New Roman" w:cs="Times New Roman"/>
          <w:color w:val="000000"/>
        </w:rPr>
        <w:t>Hebrews 11:1,2,32</w:t>
      </w:r>
    </w:p>
    <w:p w14:paraId="26BE22D8" w14:textId="77777777" w:rsidR="007C4EAD" w:rsidRDefault="007C4EAD" w:rsidP="00971D71">
      <w:pPr>
        <w:spacing w:line="22" w:lineRule="atLeast"/>
        <w:rPr>
          <w:rFonts w:ascii="Times New Roman" w:eastAsia="Times New Roman" w:hAnsi="Times New Roman" w:cs="Times New Roman"/>
          <w:color w:val="000000"/>
        </w:rPr>
      </w:pPr>
    </w:p>
    <w:p w14:paraId="72C8CCCA" w14:textId="376D6A38" w:rsidR="008201D8" w:rsidRDefault="007C4EAD" w:rsidP="00971D71">
      <w:pPr>
        <w:spacing w:line="22" w:lineRule="atLeast"/>
        <w:rPr>
          <w:rFonts w:ascii="Times New Roman" w:eastAsia="Times New Roman" w:hAnsi="Times New Roman" w:cs="Times New Roman"/>
          <w:color w:val="000000"/>
        </w:rPr>
      </w:pPr>
      <w:r w:rsidRPr="00B5009E">
        <w:rPr>
          <w:rFonts w:ascii="Times New Roman" w:eastAsia="Times New Roman" w:hAnsi="Times New Roman" w:cs="Times New Roman"/>
          <w:color w:val="000000"/>
        </w:rPr>
        <w:t xml:space="preserve">The history of Africans in </w:t>
      </w:r>
      <w:proofErr w:type="gramStart"/>
      <w:r w:rsidRPr="00B5009E">
        <w:rPr>
          <w:rFonts w:ascii="Times New Roman" w:eastAsia="Times New Roman" w:hAnsi="Times New Roman" w:cs="Times New Roman"/>
          <w:color w:val="000000"/>
        </w:rPr>
        <w:t>missions</w:t>
      </w:r>
      <w:proofErr w:type="gramEnd"/>
      <w:r w:rsidRPr="00B5009E">
        <w:rPr>
          <w:rFonts w:ascii="Times New Roman" w:eastAsia="Times New Roman" w:hAnsi="Times New Roman" w:cs="Times New Roman"/>
          <w:color w:val="000000"/>
        </w:rPr>
        <w:t xml:space="preserve"> dates back to the first century when the civil servant (Finance Minister) from Ethiopia</w:t>
      </w:r>
      <w:r>
        <w:rPr>
          <w:rFonts w:ascii="Times New Roman" w:eastAsia="Times New Roman" w:hAnsi="Times New Roman" w:cs="Times New Roman"/>
          <w:color w:val="000000"/>
        </w:rPr>
        <w:t xml:space="preserve">, </w:t>
      </w:r>
      <w:r w:rsidRPr="00B5009E">
        <w:rPr>
          <w:rFonts w:ascii="Times New Roman" w:eastAsia="Times New Roman" w:hAnsi="Times New Roman" w:cs="Times New Roman"/>
          <w:color w:val="000000"/>
        </w:rPr>
        <w:t>described as a man of great authority</w:t>
      </w:r>
      <w:r w:rsidR="00BD14B7">
        <w:rPr>
          <w:rFonts w:ascii="Times New Roman" w:eastAsia="Times New Roman" w:hAnsi="Times New Roman" w:cs="Times New Roman"/>
          <w:color w:val="000000"/>
        </w:rPr>
        <w:t xml:space="preserve"> under Candace</w:t>
      </w:r>
      <w:r>
        <w:rPr>
          <w:rFonts w:ascii="Times New Roman" w:eastAsia="Times New Roman" w:hAnsi="Times New Roman" w:cs="Times New Roman"/>
          <w:color w:val="000000"/>
        </w:rPr>
        <w:t>,</w:t>
      </w:r>
      <w:r w:rsidRPr="00B5009E">
        <w:rPr>
          <w:rFonts w:ascii="Times New Roman" w:eastAsia="Times New Roman" w:hAnsi="Times New Roman" w:cs="Times New Roman"/>
          <w:color w:val="000000"/>
        </w:rPr>
        <w:t xml:space="preserve"> the Queen of Ethiopia</w:t>
      </w:r>
      <w:r>
        <w:rPr>
          <w:rFonts w:ascii="Times New Roman" w:eastAsia="Times New Roman" w:hAnsi="Times New Roman" w:cs="Times New Roman"/>
          <w:color w:val="000000"/>
        </w:rPr>
        <w:t>,</w:t>
      </w:r>
      <w:r w:rsidRPr="00B5009E">
        <w:rPr>
          <w:rFonts w:ascii="Times New Roman" w:eastAsia="Times New Roman" w:hAnsi="Times New Roman" w:cs="Times New Roman"/>
          <w:color w:val="000000"/>
        </w:rPr>
        <w:t xml:space="preserve"> visited Jerusalem on pilgrimage. </w:t>
      </w:r>
      <w:r>
        <w:rPr>
          <w:rFonts w:ascii="Times New Roman" w:eastAsia="Times New Roman" w:hAnsi="Times New Roman" w:cs="Times New Roman"/>
          <w:color w:val="000000"/>
        </w:rPr>
        <w:t>On</w:t>
      </w:r>
      <w:r w:rsidRPr="00B5009E">
        <w:rPr>
          <w:rFonts w:ascii="Times New Roman" w:eastAsia="Times New Roman" w:hAnsi="Times New Roman" w:cs="Times New Roman"/>
          <w:color w:val="000000"/>
        </w:rPr>
        <w:t xml:space="preserve"> his return trip, he was converted and bapti</w:t>
      </w:r>
      <w:r>
        <w:rPr>
          <w:rFonts w:ascii="Times New Roman" w:eastAsia="Times New Roman" w:hAnsi="Times New Roman" w:cs="Times New Roman"/>
          <w:color w:val="000000"/>
        </w:rPr>
        <w:t>s</w:t>
      </w:r>
      <w:r w:rsidRPr="00B5009E">
        <w:rPr>
          <w:rFonts w:ascii="Times New Roman" w:eastAsia="Times New Roman" w:hAnsi="Times New Roman" w:cs="Times New Roman"/>
          <w:color w:val="000000"/>
        </w:rPr>
        <w:t>ed through the ministry of Philip the Evangelist. The Bible clearly state</w:t>
      </w:r>
      <w:r>
        <w:rPr>
          <w:rFonts w:ascii="Times New Roman" w:eastAsia="Times New Roman" w:hAnsi="Times New Roman" w:cs="Times New Roman"/>
          <w:color w:val="000000"/>
        </w:rPr>
        <w:t>s</w:t>
      </w:r>
      <w:r w:rsidRPr="00B5009E">
        <w:rPr>
          <w:rFonts w:ascii="Times New Roman" w:eastAsia="Times New Roman" w:hAnsi="Times New Roman" w:cs="Times New Roman"/>
          <w:color w:val="000000"/>
        </w:rPr>
        <w:t xml:space="preserve"> that the Ethiopian went on his way rejoicing! A great hallmark of the evangelistic ministry.</w:t>
      </w:r>
    </w:p>
    <w:p w14:paraId="5678720E" w14:textId="77777777" w:rsidR="007C4EAD" w:rsidRDefault="007C4EAD" w:rsidP="00AC3443">
      <w:pPr>
        <w:spacing w:line="22" w:lineRule="atLeast"/>
        <w:rPr>
          <w:rFonts w:ascii="Times New Roman" w:eastAsia="Times New Roman" w:hAnsi="Times New Roman" w:cs="Times New Roman"/>
          <w:color w:val="000000"/>
        </w:rPr>
      </w:pPr>
    </w:p>
    <w:p w14:paraId="2658F806" w14:textId="674B7FF3" w:rsidR="00B5009E" w:rsidRPr="00B5009E" w:rsidRDefault="00B5009E" w:rsidP="00AC3443">
      <w:pPr>
        <w:spacing w:line="22" w:lineRule="atLeast"/>
        <w:rPr>
          <w:rFonts w:ascii="Times New Roman" w:eastAsia="Times New Roman" w:hAnsi="Times New Roman" w:cs="Times New Roman"/>
          <w:color w:val="000000"/>
        </w:rPr>
      </w:pPr>
      <w:r w:rsidRPr="00B5009E">
        <w:rPr>
          <w:rFonts w:ascii="Times New Roman" w:eastAsia="Times New Roman" w:hAnsi="Times New Roman" w:cs="Times New Roman"/>
          <w:color w:val="000000"/>
        </w:rPr>
        <w:t xml:space="preserve">How many more African witnesses have been raised across the continent since then? Names </w:t>
      </w:r>
      <w:r w:rsidR="00443818">
        <w:rPr>
          <w:rFonts w:ascii="Times New Roman" w:eastAsia="Times New Roman" w:hAnsi="Times New Roman" w:cs="Times New Roman"/>
          <w:color w:val="000000"/>
        </w:rPr>
        <w:t>such as</w:t>
      </w:r>
      <w:r w:rsidRPr="00B5009E">
        <w:rPr>
          <w:rFonts w:ascii="Times New Roman" w:eastAsia="Times New Roman" w:hAnsi="Times New Roman" w:cs="Times New Roman"/>
          <w:color w:val="000000"/>
        </w:rPr>
        <w:t xml:space="preserve"> Ajayi Crowther (Nigeria), Nicholas Bhengu (South Africa), TB </w:t>
      </w:r>
      <w:proofErr w:type="spellStart"/>
      <w:r w:rsidRPr="00B5009E">
        <w:rPr>
          <w:rFonts w:ascii="Times New Roman" w:eastAsia="Times New Roman" w:hAnsi="Times New Roman" w:cs="Times New Roman"/>
          <w:color w:val="000000"/>
        </w:rPr>
        <w:t>Dankwa</w:t>
      </w:r>
      <w:proofErr w:type="spellEnd"/>
      <w:r w:rsidRPr="00B5009E">
        <w:rPr>
          <w:rFonts w:ascii="Times New Roman" w:eastAsia="Times New Roman" w:hAnsi="Times New Roman" w:cs="Times New Roman"/>
          <w:color w:val="000000"/>
        </w:rPr>
        <w:t xml:space="preserve"> (Ghana), John Apollo </w:t>
      </w:r>
      <w:proofErr w:type="spellStart"/>
      <w:r w:rsidRPr="00B5009E">
        <w:rPr>
          <w:rFonts w:ascii="Times New Roman" w:eastAsia="Times New Roman" w:hAnsi="Times New Roman" w:cs="Times New Roman"/>
          <w:color w:val="000000"/>
        </w:rPr>
        <w:t>Kivebulaya</w:t>
      </w:r>
      <w:proofErr w:type="spellEnd"/>
      <w:r w:rsidRPr="00B5009E">
        <w:rPr>
          <w:rFonts w:ascii="Times New Roman" w:eastAsia="Times New Roman" w:hAnsi="Times New Roman" w:cs="Times New Roman"/>
          <w:color w:val="000000"/>
        </w:rPr>
        <w:t xml:space="preserve"> (Uganda), Rev</w:t>
      </w:r>
      <w:r w:rsidR="00944279">
        <w:rPr>
          <w:rFonts w:ascii="Times New Roman" w:eastAsia="Times New Roman" w:hAnsi="Times New Roman" w:cs="Times New Roman"/>
          <w:color w:val="000000"/>
        </w:rPr>
        <w:t>.</w:t>
      </w:r>
      <w:r w:rsidRPr="00B5009E">
        <w:rPr>
          <w:rFonts w:ascii="Times New Roman" w:eastAsia="Times New Roman" w:hAnsi="Times New Roman" w:cs="Times New Roman"/>
          <w:color w:val="000000"/>
        </w:rPr>
        <w:t xml:space="preserve"> </w:t>
      </w:r>
      <w:proofErr w:type="spellStart"/>
      <w:r w:rsidRPr="00B5009E">
        <w:rPr>
          <w:rFonts w:ascii="Times New Roman" w:eastAsia="Times New Roman" w:hAnsi="Times New Roman" w:cs="Times New Roman"/>
          <w:color w:val="000000"/>
        </w:rPr>
        <w:t>Panya</w:t>
      </w:r>
      <w:proofErr w:type="spellEnd"/>
      <w:r w:rsidRPr="00B5009E">
        <w:rPr>
          <w:rFonts w:ascii="Times New Roman" w:eastAsia="Times New Roman" w:hAnsi="Times New Roman" w:cs="Times New Roman"/>
          <w:color w:val="000000"/>
        </w:rPr>
        <w:t xml:space="preserve"> Baba (Nigeria), Pius </w:t>
      </w:r>
      <w:proofErr w:type="spellStart"/>
      <w:r w:rsidRPr="00B5009E">
        <w:rPr>
          <w:rFonts w:ascii="Times New Roman" w:eastAsia="Times New Roman" w:hAnsi="Times New Roman" w:cs="Times New Roman"/>
          <w:color w:val="000000"/>
        </w:rPr>
        <w:t>Wakatama</w:t>
      </w:r>
      <w:proofErr w:type="spellEnd"/>
      <w:r w:rsidRPr="00B5009E">
        <w:rPr>
          <w:rFonts w:ascii="Times New Roman" w:eastAsia="Times New Roman" w:hAnsi="Times New Roman" w:cs="Times New Roman"/>
          <w:color w:val="000000"/>
        </w:rPr>
        <w:t xml:space="preserve"> (Zimbabwe), Tokunbo Adeyemo (Nigeria) and Geoffrey Osei Mensah (Ghana) come to mind.</w:t>
      </w:r>
    </w:p>
    <w:p w14:paraId="4AD3762D" w14:textId="77777777" w:rsidR="00AC3443" w:rsidRDefault="00AC3443" w:rsidP="00AC3443">
      <w:pPr>
        <w:spacing w:line="22" w:lineRule="atLeast"/>
        <w:rPr>
          <w:rFonts w:ascii="Times New Roman" w:eastAsia="Times New Roman" w:hAnsi="Times New Roman" w:cs="Times New Roman"/>
          <w:color w:val="000000"/>
        </w:rPr>
      </w:pPr>
    </w:p>
    <w:p w14:paraId="6E633C8A" w14:textId="58EA6696" w:rsidR="0032067F" w:rsidRDefault="00B5009E" w:rsidP="00AC3443">
      <w:pPr>
        <w:spacing w:line="22" w:lineRule="atLeast"/>
        <w:rPr>
          <w:rFonts w:ascii="Times New Roman" w:eastAsia="Times New Roman" w:hAnsi="Times New Roman" w:cs="Times New Roman"/>
          <w:color w:val="000000"/>
        </w:rPr>
      </w:pPr>
      <w:r w:rsidRPr="00B5009E">
        <w:rPr>
          <w:rFonts w:ascii="Times New Roman" w:eastAsia="Times New Roman" w:hAnsi="Times New Roman" w:cs="Times New Roman"/>
          <w:color w:val="000000"/>
        </w:rPr>
        <w:t>These men</w:t>
      </w:r>
      <w:r w:rsidR="008201D8">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w:t>
      </w:r>
      <w:r w:rsidRPr="00B5009E">
        <w:rPr>
          <w:rFonts w:ascii="Times New Roman" w:eastAsia="Times New Roman" w:hAnsi="Times New Roman" w:cs="Times New Roman"/>
          <w:color w:val="000000"/>
        </w:rPr>
        <w:t>hrough faith, in the modern</w:t>
      </w:r>
      <w:r w:rsidR="0032067F">
        <w:rPr>
          <w:rFonts w:ascii="Times New Roman" w:eastAsia="Times New Roman" w:hAnsi="Times New Roman" w:cs="Times New Roman"/>
          <w:color w:val="000000"/>
        </w:rPr>
        <w:t>-</w:t>
      </w:r>
      <w:r w:rsidRPr="00B5009E">
        <w:rPr>
          <w:rFonts w:ascii="Times New Roman" w:eastAsia="Times New Roman" w:hAnsi="Times New Roman" w:cs="Times New Roman"/>
          <w:color w:val="000000"/>
        </w:rPr>
        <w:t xml:space="preserve">day equivalent of Hebrews 11, “subdued kingdoms, worked righteousness, obtained promises, stopped the mouths of lions, quenched the violence of fire, escaped the edge of the sword, out of weakness were made strong, became valiant in battle, turned to </w:t>
      </w:r>
      <w:proofErr w:type="spellStart"/>
      <w:r w:rsidRPr="00B5009E">
        <w:rPr>
          <w:rFonts w:ascii="Times New Roman" w:eastAsia="Times New Roman" w:hAnsi="Times New Roman" w:cs="Times New Roman"/>
          <w:color w:val="000000"/>
        </w:rPr>
        <w:t>f</w:t>
      </w:r>
      <w:r w:rsidR="00D60E88">
        <w:rPr>
          <w:rFonts w:ascii="Times New Roman" w:eastAsia="Times New Roman" w:hAnsi="Times New Roman" w:cs="Times New Roman"/>
          <w:color w:val="000000"/>
        </w:rPr>
        <w:t>l</w:t>
      </w:r>
      <w:r w:rsidRPr="00B5009E">
        <w:rPr>
          <w:rFonts w:ascii="Times New Roman" w:eastAsia="Times New Roman" w:hAnsi="Times New Roman" w:cs="Times New Roman"/>
          <w:color w:val="000000"/>
        </w:rPr>
        <w:t>ight</w:t>
      </w:r>
      <w:proofErr w:type="spellEnd"/>
      <w:r w:rsidRPr="00B5009E">
        <w:rPr>
          <w:rFonts w:ascii="Times New Roman" w:eastAsia="Times New Roman" w:hAnsi="Times New Roman" w:cs="Times New Roman"/>
          <w:color w:val="000000"/>
        </w:rPr>
        <w:t xml:space="preserve"> the armies of the aliens</w:t>
      </w:r>
      <w:r w:rsidR="008201D8">
        <w:rPr>
          <w:rFonts w:ascii="Times New Roman" w:eastAsia="Times New Roman" w:hAnsi="Times New Roman" w:cs="Times New Roman"/>
          <w:color w:val="000000"/>
        </w:rPr>
        <w:t>.</w:t>
      </w:r>
      <w:r w:rsidRPr="00B5009E">
        <w:rPr>
          <w:rFonts w:ascii="Times New Roman" w:eastAsia="Times New Roman" w:hAnsi="Times New Roman" w:cs="Times New Roman"/>
          <w:color w:val="000000"/>
        </w:rPr>
        <w:t>”</w:t>
      </w:r>
      <w:r w:rsidR="008201D8">
        <w:rPr>
          <w:rFonts w:ascii="Times New Roman" w:eastAsia="Times New Roman" w:hAnsi="Times New Roman" w:cs="Times New Roman"/>
          <w:color w:val="000000"/>
        </w:rPr>
        <w:t xml:space="preserve"> </w:t>
      </w:r>
      <w:r w:rsidRPr="00B5009E">
        <w:rPr>
          <w:rFonts w:ascii="Times New Roman" w:eastAsia="Times New Roman" w:hAnsi="Times New Roman" w:cs="Times New Roman"/>
          <w:color w:val="000000"/>
        </w:rPr>
        <w:t>We have them to thank for the HUGE role Africans now play in missionary endeavo</w:t>
      </w:r>
      <w:r w:rsidR="00ED7F9E">
        <w:rPr>
          <w:rFonts w:ascii="Times New Roman" w:eastAsia="Times New Roman" w:hAnsi="Times New Roman" w:cs="Times New Roman"/>
          <w:color w:val="000000"/>
        </w:rPr>
        <w:t>u</w:t>
      </w:r>
      <w:r w:rsidRPr="00B5009E">
        <w:rPr>
          <w:rFonts w:ascii="Times New Roman" w:eastAsia="Times New Roman" w:hAnsi="Times New Roman" w:cs="Times New Roman"/>
          <w:color w:val="000000"/>
        </w:rPr>
        <w:t xml:space="preserve">rs throughout the world. </w:t>
      </w:r>
      <w:r w:rsidR="00F52269">
        <w:rPr>
          <w:rFonts w:ascii="Times New Roman" w:eastAsia="Times New Roman" w:hAnsi="Times New Roman" w:cs="Times New Roman"/>
          <w:color w:val="000000"/>
        </w:rPr>
        <w:t>O</w:t>
      </w:r>
      <w:r w:rsidR="00F52269" w:rsidRPr="00B5009E">
        <w:rPr>
          <w:rFonts w:ascii="Times New Roman" w:eastAsia="Times New Roman" w:hAnsi="Times New Roman" w:cs="Times New Roman"/>
          <w:color w:val="000000"/>
        </w:rPr>
        <w:t>ften the important roles of their wives were never mentioned</w:t>
      </w:r>
      <w:r w:rsidR="00F52269">
        <w:rPr>
          <w:rFonts w:ascii="Times New Roman" w:eastAsia="Times New Roman" w:hAnsi="Times New Roman" w:cs="Times New Roman"/>
          <w:color w:val="000000"/>
        </w:rPr>
        <w:t>.</w:t>
      </w:r>
      <w:r w:rsidR="00F52269" w:rsidRPr="00B5009E">
        <w:rPr>
          <w:rFonts w:ascii="Times New Roman" w:eastAsia="Times New Roman" w:hAnsi="Times New Roman" w:cs="Times New Roman"/>
          <w:color w:val="000000"/>
        </w:rPr>
        <w:t xml:space="preserve"> </w:t>
      </w:r>
    </w:p>
    <w:p w14:paraId="3E2FBE9E" w14:textId="0AC7173E" w:rsidR="00B5009E" w:rsidRPr="00B5009E" w:rsidRDefault="00B5009E" w:rsidP="00971D71">
      <w:pPr>
        <w:spacing w:line="22" w:lineRule="atLeast"/>
        <w:ind w:firstLine="720"/>
        <w:rPr>
          <w:rFonts w:ascii="Times New Roman" w:eastAsia="Times New Roman" w:hAnsi="Times New Roman" w:cs="Times New Roman"/>
          <w:color w:val="000000"/>
        </w:rPr>
      </w:pPr>
      <w:proofErr w:type="gramStart"/>
      <w:r w:rsidRPr="00B5009E">
        <w:rPr>
          <w:rFonts w:ascii="Times New Roman" w:eastAsia="Times New Roman" w:hAnsi="Times New Roman" w:cs="Times New Roman"/>
          <w:color w:val="000000"/>
        </w:rPr>
        <w:t>A number of</w:t>
      </w:r>
      <w:proofErr w:type="gramEnd"/>
      <w:r w:rsidRPr="00B5009E">
        <w:rPr>
          <w:rFonts w:ascii="Times New Roman" w:eastAsia="Times New Roman" w:hAnsi="Times New Roman" w:cs="Times New Roman"/>
          <w:color w:val="000000"/>
        </w:rPr>
        <w:t xml:space="preserve"> global mission agencies are </w:t>
      </w:r>
      <w:r w:rsidR="0032067F">
        <w:rPr>
          <w:rFonts w:ascii="Times New Roman" w:eastAsia="Times New Roman" w:hAnsi="Times New Roman" w:cs="Times New Roman"/>
          <w:color w:val="000000"/>
        </w:rPr>
        <w:t>now</w:t>
      </w:r>
      <w:r w:rsidRPr="00B5009E">
        <w:rPr>
          <w:rFonts w:ascii="Times New Roman" w:eastAsia="Times New Roman" w:hAnsi="Times New Roman" w:cs="Times New Roman"/>
          <w:color w:val="000000"/>
        </w:rPr>
        <w:t xml:space="preserve"> led by Africans</w:t>
      </w:r>
      <w:r w:rsidR="008A4861">
        <w:rPr>
          <w:rFonts w:ascii="Times New Roman" w:eastAsia="Times New Roman" w:hAnsi="Times New Roman" w:cs="Times New Roman"/>
          <w:color w:val="000000"/>
        </w:rPr>
        <w:t>. I</w:t>
      </w:r>
      <w:r w:rsidRPr="00B5009E">
        <w:rPr>
          <w:rFonts w:ascii="Times New Roman" w:eastAsia="Times New Roman" w:hAnsi="Times New Roman" w:cs="Times New Roman"/>
          <w:color w:val="000000"/>
        </w:rPr>
        <w:t>n many cases</w:t>
      </w:r>
      <w:r w:rsidR="00F52269">
        <w:rPr>
          <w:rFonts w:ascii="Times New Roman" w:eastAsia="Times New Roman" w:hAnsi="Times New Roman" w:cs="Times New Roman"/>
          <w:color w:val="000000"/>
        </w:rPr>
        <w:t>,</w:t>
      </w:r>
      <w:r w:rsidRPr="00B5009E">
        <w:rPr>
          <w:rFonts w:ascii="Times New Roman" w:eastAsia="Times New Roman" w:hAnsi="Times New Roman" w:cs="Times New Roman"/>
          <w:color w:val="000000"/>
        </w:rPr>
        <w:t xml:space="preserve"> they are the first Africans to lead their </w:t>
      </w:r>
      <w:r w:rsidR="002A1926">
        <w:rPr>
          <w:rFonts w:ascii="Times New Roman" w:eastAsia="Times New Roman" w:hAnsi="Times New Roman" w:cs="Times New Roman"/>
          <w:color w:val="000000"/>
        </w:rPr>
        <w:t>respective</w:t>
      </w:r>
      <w:r w:rsidRPr="00B5009E">
        <w:rPr>
          <w:rFonts w:ascii="Times New Roman" w:eastAsia="Times New Roman" w:hAnsi="Times New Roman" w:cs="Times New Roman"/>
          <w:color w:val="000000"/>
        </w:rPr>
        <w:t xml:space="preserve"> organi</w:t>
      </w:r>
      <w:r w:rsidR="00F52269">
        <w:rPr>
          <w:rFonts w:ascii="Times New Roman" w:eastAsia="Times New Roman" w:hAnsi="Times New Roman" w:cs="Times New Roman"/>
          <w:color w:val="000000"/>
        </w:rPr>
        <w:t>s</w:t>
      </w:r>
      <w:r w:rsidRPr="00B5009E">
        <w:rPr>
          <w:rFonts w:ascii="Times New Roman" w:eastAsia="Times New Roman" w:hAnsi="Times New Roman" w:cs="Times New Roman"/>
          <w:color w:val="000000"/>
        </w:rPr>
        <w:t>ation</w:t>
      </w:r>
      <w:r w:rsidR="008A4861">
        <w:rPr>
          <w:rFonts w:ascii="Times New Roman" w:eastAsia="Times New Roman" w:hAnsi="Times New Roman" w:cs="Times New Roman"/>
          <w:color w:val="000000"/>
        </w:rPr>
        <w:t>s</w:t>
      </w:r>
      <w:r w:rsidRPr="00B5009E">
        <w:rPr>
          <w:rFonts w:ascii="Times New Roman" w:eastAsia="Times New Roman" w:hAnsi="Times New Roman" w:cs="Times New Roman"/>
          <w:color w:val="000000"/>
        </w:rPr>
        <w:t>. Indigenous African churches have planted churches across the globe</w:t>
      </w:r>
      <w:r w:rsidR="003D1C23">
        <w:rPr>
          <w:rFonts w:ascii="Times New Roman" w:eastAsia="Times New Roman" w:hAnsi="Times New Roman" w:cs="Times New Roman"/>
          <w:color w:val="000000"/>
        </w:rPr>
        <w:t xml:space="preserve">, including the </w:t>
      </w:r>
      <w:r w:rsidRPr="00B5009E">
        <w:rPr>
          <w:rFonts w:ascii="Times New Roman" w:eastAsia="Times New Roman" w:hAnsi="Times New Roman" w:cs="Times New Roman"/>
          <w:color w:val="000000"/>
        </w:rPr>
        <w:t>Redeemed Christian Church of God (RCCG)</w:t>
      </w:r>
      <w:r w:rsidR="0032067F">
        <w:rPr>
          <w:rFonts w:ascii="Times New Roman" w:eastAsia="Times New Roman" w:hAnsi="Times New Roman" w:cs="Times New Roman"/>
          <w:color w:val="000000"/>
        </w:rPr>
        <w:t>, a</w:t>
      </w:r>
      <w:r w:rsidRPr="00B5009E">
        <w:rPr>
          <w:rFonts w:ascii="Times New Roman" w:eastAsia="Times New Roman" w:hAnsi="Times New Roman" w:cs="Times New Roman"/>
          <w:color w:val="000000"/>
        </w:rPr>
        <w:t xml:space="preserve"> Nigerian church </w:t>
      </w:r>
      <w:r w:rsidR="00616EBB">
        <w:rPr>
          <w:rFonts w:ascii="Times New Roman" w:eastAsia="Times New Roman" w:hAnsi="Times New Roman" w:cs="Times New Roman"/>
          <w:color w:val="000000"/>
        </w:rPr>
        <w:t xml:space="preserve">now in </w:t>
      </w:r>
      <w:r w:rsidRPr="00B5009E">
        <w:rPr>
          <w:rFonts w:ascii="Times New Roman" w:eastAsia="Times New Roman" w:hAnsi="Times New Roman" w:cs="Times New Roman"/>
          <w:color w:val="000000"/>
        </w:rPr>
        <w:t xml:space="preserve">198 countries as </w:t>
      </w:r>
      <w:r w:rsidR="0032067F">
        <w:rPr>
          <w:rFonts w:ascii="Times New Roman" w:eastAsia="Times New Roman" w:hAnsi="Times New Roman" w:cs="Times New Roman"/>
          <w:color w:val="000000"/>
        </w:rPr>
        <w:t>of</w:t>
      </w:r>
      <w:r w:rsidRPr="00B5009E">
        <w:rPr>
          <w:rFonts w:ascii="Times New Roman" w:eastAsia="Times New Roman" w:hAnsi="Times New Roman" w:cs="Times New Roman"/>
          <w:color w:val="000000"/>
        </w:rPr>
        <w:t xml:space="preserve"> August 2018!</w:t>
      </w:r>
    </w:p>
    <w:p w14:paraId="127F32DD" w14:textId="5A2CFBDC" w:rsidR="00E36E75" w:rsidRDefault="00B5009E" w:rsidP="00971D71">
      <w:pPr>
        <w:spacing w:line="22" w:lineRule="atLeast"/>
        <w:ind w:firstLine="720"/>
        <w:rPr>
          <w:rFonts w:ascii="Times New Roman" w:eastAsia="Times New Roman" w:hAnsi="Times New Roman" w:cs="Times New Roman"/>
          <w:color w:val="000000"/>
        </w:rPr>
      </w:pPr>
      <w:r w:rsidRPr="00B5009E">
        <w:rPr>
          <w:rFonts w:ascii="Times New Roman" w:eastAsia="Times New Roman" w:hAnsi="Times New Roman" w:cs="Times New Roman"/>
          <w:color w:val="000000"/>
        </w:rPr>
        <w:t xml:space="preserve">In this edition, you will read the story of Ethiopia’s </w:t>
      </w:r>
      <w:r w:rsidR="00944279">
        <w:rPr>
          <w:rFonts w:ascii="Times New Roman" w:eastAsia="Times New Roman" w:hAnsi="Times New Roman" w:cs="Times New Roman"/>
          <w:color w:val="000000"/>
        </w:rPr>
        <w:t>engagement in</w:t>
      </w:r>
      <w:r w:rsidRPr="00B5009E">
        <w:rPr>
          <w:rFonts w:ascii="Times New Roman" w:eastAsia="Times New Roman" w:hAnsi="Times New Roman" w:cs="Times New Roman"/>
          <w:color w:val="000000"/>
        </w:rPr>
        <w:t xml:space="preserve"> sending missionaries </w:t>
      </w:r>
      <w:r w:rsidR="00944279">
        <w:rPr>
          <w:rFonts w:ascii="Times New Roman" w:eastAsia="Times New Roman" w:hAnsi="Times New Roman" w:cs="Times New Roman"/>
          <w:color w:val="000000"/>
        </w:rPr>
        <w:t>over</w:t>
      </w:r>
      <w:r w:rsidRPr="00B5009E">
        <w:rPr>
          <w:rFonts w:ascii="Times New Roman" w:eastAsia="Times New Roman" w:hAnsi="Times New Roman" w:cs="Times New Roman"/>
          <w:color w:val="000000"/>
        </w:rPr>
        <w:t xml:space="preserve"> the last 100 years</w:t>
      </w:r>
      <w:r w:rsidR="00616EBB">
        <w:rPr>
          <w:rFonts w:ascii="Times New Roman" w:eastAsia="Times New Roman" w:hAnsi="Times New Roman" w:cs="Times New Roman"/>
          <w:color w:val="000000"/>
        </w:rPr>
        <w:t>.</w:t>
      </w:r>
      <w:r w:rsidRPr="00B5009E">
        <w:rPr>
          <w:rFonts w:ascii="Times New Roman" w:eastAsia="Times New Roman" w:hAnsi="Times New Roman" w:cs="Times New Roman"/>
          <w:color w:val="000000"/>
        </w:rPr>
        <w:t xml:space="preserve"> </w:t>
      </w:r>
    </w:p>
    <w:p w14:paraId="020DAB7E" w14:textId="1E570299" w:rsidR="00E36E75" w:rsidRDefault="00B5009E" w:rsidP="00971D71">
      <w:pPr>
        <w:spacing w:line="22" w:lineRule="atLeast"/>
        <w:ind w:firstLine="720"/>
        <w:rPr>
          <w:ins w:id="0" w:author="Allan, Tim" w:date="2019-08-13T09:19:00Z"/>
          <w:rFonts w:ascii="Times New Roman" w:eastAsia="Times New Roman" w:hAnsi="Times New Roman" w:cs="Times New Roman"/>
          <w:color w:val="000000"/>
        </w:rPr>
      </w:pPr>
      <w:r w:rsidRPr="00B5009E">
        <w:rPr>
          <w:rFonts w:ascii="Times New Roman" w:eastAsia="Times New Roman" w:hAnsi="Times New Roman" w:cs="Times New Roman"/>
          <w:color w:val="000000"/>
        </w:rPr>
        <w:t xml:space="preserve">Join us </w:t>
      </w:r>
      <w:r w:rsidR="00616EBB">
        <w:rPr>
          <w:rFonts w:ascii="Times New Roman" w:eastAsia="Times New Roman" w:hAnsi="Times New Roman" w:cs="Times New Roman"/>
          <w:color w:val="000000"/>
        </w:rPr>
        <w:t>in celebrating</w:t>
      </w:r>
      <w:r w:rsidRPr="00B5009E">
        <w:rPr>
          <w:rFonts w:ascii="Times New Roman" w:eastAsia="Times New Roman" w:hAnsi="Times New Roman" w:cs="Times New Roman"/>
          <w:color w:val="000000"/>
        </w:rPr>
        <w:t xml:space="preserve"> the life and </w:t>
      </w:r>
      <w:r w:rsidR="00305EDE">
        <w:rPr>
          <w:rFonts w:ascii="Times New Roman" w:eastAsia="Times New Roman" w:hAnsi="Times New Roman" w:cs="Times New Roman"/>
          <w:color w:val="000000"/>
        </w:rPr>
        <w:t xml:space="preserve">work </w:t>
      </w:r>
      <w:r w:rsidRPr="00B5009E">
        <w:rPr>
          <w:rFonts w:ascii="Times New Roman" w:eastAsia="Times New Roman" w:hAnsi="Times New Roman" w:cs="Times New Roman"/>
          <w:color w:val="000000"/>
        </w:rPr>
        <w:t>of veteran and pioneer missionary</w:t>
      </w:r>
      <w:r w:rsidR="00944279">
        <w:rPr>
          <w:rFonts w:ascii="Times New Roman" w:eastAsia="Times New Roman" w:hAnsi="Times New Roman" w:cs="Times New Roman"/>
          <w:color w:val="000000"/>
        </w:rPr>
        <w:t xml:space="preserve"> </w:t>
      </w:r>
      <w:r w:rsidR="00944279" w:rsidRPr="00B5009E">
        <w:rPr>
          <w:rFonts w:ascii="Times New Roman" w:eastAsia="Times New Roman" w:hAnsi="Times New Roman" w:cs="Times New Roman"/>
          <w:color w:val="000000"/>
        </w:rPr>
        <w:t xml:space="preserve">Rev </w:t>
      </w:r>
      <w:proofErr w:type="spellStart"/>
      <w:r w:rsidR="00944279" w:rsidRPr="00B5009E">
        <w:rPr>
          <w:rFonts w:ascii="Times New Roman" w:eastAsia="Times New Roman" w:hAnsi="Times New Roman" w:cs="Times New Roman"/>
          <w:color w:val="000000"/>
        </w:rPr>
        <w:t>Panya</w:t>
      </w:r>
      <w:proofErr w:type="spellEnd"/>
      <w:r w:rsidR="00944279" w:rsidRPr="00B5009E">
        <w:rPr>
          <w:rFonts w:ascii="Times New Roman" w:eastAsia="Times New Roman" w:hAnsi="Times New Roman" w:cs="Times New Roman"/>
          <w:color w:val="000000"/>
        </w:rPr>
        <w:t xml:space="preserve"> Baba</w:t>
      </w:r>
      <w:r w:rsidR="00944279">
        <w:rPr>
          <w:rFonts w:ascii="Times New Roman" w:eastAsia="Times New Roman" w:hAnsi="Times New Roman" w:cs="Times New Roman"/>
          <w:color w:val="000000"/>
        </w:rPr>
        <w:t xml:space="preserve">, </w:t>
      </w:r>
      <w:r w:rsidRPr="00B5009E">
        <w:rPr>
          <w:rFonts w:ascii="Times New Roman" w:eastAsia="Times New Roman" w:hAnsi="Times New Roman" w:cs="Times New Roman"/>
          <w:color w:val="000000"/>
        </w:rPr>
        <w:t>a former Director of the Evangelical Missionary Society (EMS)</w:t>
      </w:r>
      <w:r w:rsidR="00944279">
        <w:rPr>
          <w:rFonts w:ascii="Times New Roman" w:eastAsia="Times New Roman" w:hAnsi="Times New Roman" w:cs="Times New Roman"/>
          <w:color w:val="000000"/>
        </w:rPr>
        <w:t xml:space="preserve"> of</w:t>
      </w:r>
      <w:r w:rsidR="00944279" w:rsidRPr="00B5009E">
        <w:rPr>
          <w:rFonts w:ascii="Times New Roman" w:eastAsia="Times New Roman" w:hAnsi="Times New Roman" w:cs="Times New Roman"/>
          <w:color w:val="000000"/>
        </w:rPr>
        <w:t xml:space="preserve"> Nigeria</w:t>
      </w:r>
      <w:r w:rsidRPr="00B5009E">
        <w:rPr>
          <w:rFonts w:ascii="Times New Roman" w:eastAsia="Times New Roman" w:hAnsi="Times New Roman" w:cs="Times New Roman"/>
          <w:color w:val="000000"/>
        </w:rPr>
        <w:t xml:space="preserve">. </w:t>
      </w:r>
      <w:r w:rsidRPr="00B5009E">
        <w:rPr>
          <w:rFonts w:ascii="Times New Roman" w:eastAsia="Times New Roman" w:hAnsi="Times New Roman" w:cs="Times New Roman"/>
          <w:color w:val="000000"/>
        </w:rPr>
        <w:lastRenderedPageBreak/>
        <w:t>Rev</w:t>
      </w:r>
      <w:r w:rsidR="000446B0">
        <w:rPr>
          <w:rFonts w:ascii="Times New Roman" w:eastAsia="Times New Roman" w:hAnsi="Times New Roman" w:cs="Times New Roman"/>
          <w:color w:val="000000"/>
        </w:rPr>
        <w:t>.</w:t>
      </w:r>
      <w:r w:rsidRPr="00B5009E">
        <w:rPr>
          <w:rFonts w:ascii="Times New Roman" w:eastAsia="Times New Roman" w:hAnsi="Times New Roman" w:cs="Times New Roman"/>
          <w:color w:val="000000"/>
        </w:rPr>
        <w:t xml:space="preserve"> Baba</w:t>
      </w:r>
      <w:r w:rsidR="00811B5E">
        <w:rPr>
          <w:rFonts w:ascii="Times New Roman" w:eastAsia="Times New Roman" w:hAnsi="Times New Roman" w:cs="Times New Roman"/>
          <w:color w:val="000000"/>
        </w:rPr>
        <w:t>’s</w:t>
      </w:r>
      <w:r w:rsidRPr="00B5009E">
        <w:rPr>
          <w:rFonts w:ascii="Times New Roman" w:eastAsia="Times New Roman" w:hAnsi="Times New Roman" w:cs="Times New Roman"/>
          <w:color w:val="000000"/>
        </w:rPr>
        <w:t xml:space="preserve"> service </w:t>
      </w:r>
      <w:r w:rsidR="00315E64">
        <w:rPr>
          <w:rFonts w:ascii="Times New Roman" w:eastAsia="Times New Roman" w:hAnsi="Times New Roman" w:cs="Times New Roman"/>
          <w:color w:val="000000"/>
        </w:rPr>
        <w:t xml:space="preserve">to African missionary sending is </w:t>
      </w:r>
      <w:r w:rsidRPr="00B5009E">
        <w:rPr>
          <w:rFonts w:ascii="Times New Roman" w:eastAsia="Times New Roman" w:hAnsi="Times New Roman" w:cs="Times New Roman"/>
          <w:color w:val="000000"/>
        </w:rPr>
        <w:t xml:space="preserve">a reference point for many with respect to the involvement of Africans in </w:t>
      </w:r>
      <w:r w:rsidR="000446B0">
        <w:rPr>
          <w:rFonts w:ascii="Times New Roman" w:eastAsia="Times New Roman" w:hAnsi="Times New Roman" w:cs="Times New Roman"/>
          <w:color w:val="000000"/>
        </w:rPr>
        <w:t>m</w:t>
      </w:r>
      <w:r w:rsidRPr="00B5009E">
        <w:rPr>
          <w:rFonts w:ascii="Times New Roman" w:eastAsia="Times New Roman" w:hAnsi="Times New Roman" w:cs="Times New Roman"/>
          <w:color w:val="000000"/>
        </w:rPr>
        <w:t xml:space="preserve">issions. </w:t>
      </w:r>
    </w:p>
    <w:p w14:paraId="689A2AC1" w14:textId="7A571FFA" w:rsidR="0039099C" w:rsidRDefault="00B5009E" w:rsidP="00971D71">
      <w:pPr>
        <w:spacing w:line="22" w:lineRule="atLeast"/>
        <w:ind w:firstLine="720"/>
        <w:rPr>
          <w:rFonts w:ascii="Times New Roman" w:eastAsia="Times New Roman" w:hAnsi="Times New Roman" w:cs="Times New Roman"/>
          <w:color w:val="000000"/>
        </w:rPr>
      </w:pPr>
      <w:r w:rsidRPr="00B5009E">
        <w:rPr>
          <w:rFonts w:ascii="Times New Roman" w:eastAsia="Times New Roman" w:hAnsi="Times New Roman" w:cs="Times New Roman"/>
          <w:color w:val="000000"/>
        </w:rPr>
        <w:t xml:space="preserve">The article on Perspectives captures the story of </w:t>
      </w:r>
      <w:r w:rsidR="00944279">
        <w:rPr>
          <w:rFonts w:ascii="Times New Roman" w:eastAsia="Times New Roman" w:hAnsi="Times New Roman" w:cs="Times New Roman"/>
          <w:color w:val="000000"/>
        </w:rPr>
        <w:t>a</w:t>
      </w:r>
      <w:r w:rsidRPr="00B5009E">
        <w:rPr>
          <w:rFonts w:ascii="Times New Roman" w:eastAsia="Times New Roman" w:hAnsi="Times New Roman" w:cs="Times New Roman"/>
          <w:color w:val="000000"/>
        </w:rPr>
        <w:t xml:space="preserve"> Malagasy woman </w:t>
      </w:r>
      <w:r w:rsidR="000020A4">
        <w:rPr>
          <w:rFonts w:ascii="Times New Roman" w:eastAsia="Times New Roman" w:hAnsi="Times New Roman" w:cs="Times New Roman"/>
          <w:color w:val="000000"/>
        </w:rPr>
        <w:t xml:space="preserve">130 years </w:t>
      </w:r>
      <w:r w:rsidR="00113DAC">
        <w:rPr>
          <w:rFonts w:ascii="Times New Roman" w:eastAsia="Times New Roman" w:hAnsi="Times New Roman" w:cs="Times New Roman"/>
          <w:color w:val="000000"/>
        </w:rPr>
        <w:t>a</w:t>
      </w:r>
      <w:r w:rsidR="000020A4">
        <w:rPr>
          <w:rFonts w:ascii="Times New Roman" w:eastAsia="Times New Roman" w:hAnsi="Times New Roman" w:cs="Times New Roman"/>
          <w:color w:val="000000"/>
        </w:rPr>
        <w:t xml:space="preserve">go, </w:t>
      </w:r>
      <w:r w:rsidRPr="00B5009E">
        <w:rPr>
          <w:rFonts w:ascii="Times New Roman" w:eastAsia="Times New Roman" w:hAnsi="Times New Roman" w:cs="Times New Roman"/>
          <w:color w:val="000000"/>
        </w:rPr>
        <w:t xml:space="preserve">who </w:t>
      </w:r>
      <w:r w:rsidR="00691C20">
        <w:rPr>
          <w:rFonts w:ascii="Times New Roman" w:eastAsia="Times New Roman" w:hAnsi="Times New Roman" w:cs="Times New Roman"/>
          <w:color w:val="000000"/>
        </w:rPr>
        <w:t>founded schools and</w:t>
      </w:r>
      <w:r w:rsidRPr="00B5009E">
        <w:rPr>
          <w:rFonts w:ascii="Times New Roman" w:eastAsia="Times New Roman" w:hAnsi="Times New Roman" w:cs="Times New Roman"/>
          <w:color w:val="000000"/>
        </w:rPr>
        <w:t xml:space="preserve"> </w:t>
      </w:r>
      <w:r w:rsidR="00691C20">
        <w:rPr>
          <w:rFonts w:ascii="Times New Roman" w:eastAsia="Times New Roman" w:hAnsi="Times New Roman" w:cs="Times New Roman"/>
          <w:color w:val="000000"/>
        </w:rPr>
        <w:t>reached</w:t>
      </w:r>
      <w:r w:rsidRPr="00B5009E">
        <w:rPr>
          <w:rFonts w:ascii="Times New Roman" w:eastAsia="Times New Roman" w:hAnsi="Times New Roman" w:cs="Times New Roman"/>
          <w:color w:val="000000"/>
        </w:rPr>
        <w:t xml:space="preserve"> pupils in Madagascar </w:t>
      </w:r>
      <w:r w:rsidR="000020A4">
        <w:rPr>
          <w:rFonts w:ascii="Times New Roman" w:eastAsia="Times New Roman" w:hAnsi="Times New Roman" w:cs="Times New Roman"/>
          <w:color w:val="000000"/>
        </w:rPr>
        <w:t>with the gospel</w:t>
      </w:r>
      <w:r w:rsidR="00691C20">
        <w:rPr>
          <w:rFonts w:ascii="Times New Roman" w:eastAsia="Times New Roman" w:hAnsi="Times New Roman" w:cs="Times New Roman"/>
          <w:color w:val="000000"/>
        </w:rPr>
        <w:t xml:space="preserve">. </w:t>
      </w:r>
      <w:r w:rsidR="006A175D">
        <w:rPr>
          <w:rFonts w:ascii="Times New Roman" w:eastAsia="Times New Roman" w:hAnsi="Times New Roman" w:cs="Times New Roman"/>
          <w:color w:val="000000"/>
        </w:rPr>
        <w:t xml:space="preserve">The </w:t>
      </w:r>
      <w:proofErr w:type="gramStart"/>
      <w:r w:rsidR="006A175D">
        <w:rPr>
          <w:rFonts w:ascii="Times New Roman" w:eastAsia="Times New Roman" w:hAnsi="Times New Roman" w:cs="Times New Roman"/>
          <w:color w:val="000000"/>
        </w:rPr>
        <w:t>missions</w:t>
      </w:r>
      <w:proofErr w:type="gramEnd"/>
      <w:r w:rsidR="006A175D">
        <w:rPr>
          <w:rFonts w:ascii="Times New Roman" w:eastAsia="Times New Roman" w:hAnsi="Times New Roman" w:cs="Times New Roman"/>
          <w:color w:val="000000"/>
        </w:rPr>
        <w:t xml:space="preserve"> engagement</w:t>
      </w:r>
      <w:r w:rsidR="0039099C">
        <w:rPr>
          <w:rFonts w:ascii="Times New Roman" w:eastAsia="Times New Roman" w:hAnsi="Times New Roman" w:cs="Times New Roman"/>
          <w:color w:val="000000"/>
        </w:rPr>
        <w:t xml:space="preserve"> of the Tangale people in </w:t>
      </w:r>
      <w:r w:rsidR="00304355" w:rsidRPr="00B61F4C">
        <w:rPr>
          <w:rFonts w:ascii="Times New Roman" w:eastAsia="Times New Roman" w:hAnsi="Times New Roman" w:cs="Times New Roman"/>
          <w:color w:val="000000"/>
        </w:rPr>
        <w:t>n</w:t>
      </w:r>
      <w:r w:rsidR="0039099C" w:rsidRPr="00B61F4C">
        <w:rPr>
          <w:rFonts w:ascii="Times New Roman" w:eastAsia="Times New Roman" w:hAnsi="Times New Roman" w:cs="Times New Roman"/>
          <w:color w:val="000000"/>
        </w:rPr>
        <w:t>orth</w:t>
      </w:r>
      <w:r w:rsidR="00B61F4C" w:rsidRPr="00B61F4C">
        <w:rPr>
          <w:rFonts w:ascii="Times New Roman" w:eastAsia="Times New Roman" w:hAnsi="Times New Roman" w:cs="Times New Roman"/>
          <w:color w:val="000000"/>
        </w:rPr>
        <w:t xml:space="preserve"> </w:t>
      </w:r>
      <w:r w:rsidR="0039099C" w:rsidRPr="00B61F4C">
        <w:rPr>
          <w:rFonts w:ascii="Times New Roman" w:eastAsia="Times New Roman" w:hAnsi="Times New Roman" w:cs="Times New Roman"/>
          <w:color w:val="000000"/>
        </w:rPr>
        <w:t>eastern</w:t>
      </w:r>
      <w:r w:rsidR="0039099C">
        <w:rPr>
          <w:rFonts w:ascii="Times New Roman" w:eastAsia="Times New Roman" w:hAnsi="Times New Roman" w:cs="Times New Roman"/>
          <w:color w:val="000000"/>
        </w:rPr>
        <w:t xml:space="preserve"> Nigeria begins a century ago </w:t>
      </w:r>
      <w:r w:rsidR="006A175D">
        <w:rPr>
          <w:rFonts w:ascii="Times New Roman" w:eastAsia="Times New Roman" w:hAnsi="Times New Roman" w:cs="Times New Roman"/>
          <w:color w:val="000000"/>
        </w:rPr>
        <w:t xml:space="preserve">with </w:t>
      </w:r>
      <w:r w:rsidR="006C4C93">
        <w:rPr>
          <w:rFonts w:ascii="Times New Roman" w:eastAsia="Times New Roman" w:hAnsi="Times New Roman" w:cs="Times New Roman"/>
          <w:color w:val="000000"/>
        </w:rPr>
        <w:t>evangelists who</w:t>
      </w:r>
      <w:r w:rsidR="0039099C">
        <w:rPr>
          <w:rFonts w:ascii="Times New Roman" w:eastAsia="Times New Roman" w:hAnsi="Times New Roman" w:cs="Times New Roman"/>
          <w:color w:val="000000"/>
        </w:rPr>
        <w:t xml:space="preserve"> entered Muslim emirates </w:t>
      </w:r>
      <w:r w:rsidR="00113DAC">
        <w:rPr>
          <w:rFonts w:ascii="Times New Roman" w:eastAsia="Times New Roman" w:hAnsi="Times New Roman" w:cs="Times New Roman"/>
          <w:color w:val="000000"/>
        </w:rPr>
        <w:t xml:space="preserve">where </w:t>
      </w:r>
      <w:r w:rsidR="0039099C">
        <w:rPr>
          <w:rFonts w:ascii="Times New Roman" w:eastAsia="Times New Roman" w:hAnsi="Times New Roman" w:cs="Times New Roman"/>
          <w:color w:val="000000"/>
        </w:rPr>
        <w:t xml:space="preserve">no foreigner could go. </w:t>
      </w:r>
      <w:r w:rsidR="006C4C93">
        <w:rPr>
          <w:rFonts w:ascii="Times New Roman" w:eastAsia="Times New Roman" w:hAnsi="Times New Roman" w:cs="Times New Roman"/>
          <w:color w:val="000000"/>
        </w:rPr>
        <w:t>You will also read of four young Xhosa men who travelled north to Malaw</w:t>
      </w:r>
      <w:r w:rsidR="005D4E95">
        <w:rPr>
          <w:rFonts w:ascii="Times New Roman" w:eastAsia="Times New Roman" w:hAnsi="Times New Roman" w:cs="Times New Roman"/>
          <w:color w:val="000000"/>
        </w:rPr>
        <w:t>i</w:t>
      </w:r>
      <w:r w:rsidR="006C4C93">
        <w:rPr>
          <w:rFonts w:ascii="Times New Roman" w:eastAsia="Times New Roman" w:hAnsi="Times New Roman" w:cs="Times New Roman"/>
          <w:color w:val="000000"/>
        </w:rPr>
        <w:t xml:space="preserve"> as pioneers among the Ngoni. </w:t>
      </w:r>
      <w:r w:rsidRPr="00B5009E">
        <w:rPr>
          <w:rFonts w:ascii="Times New Roman" w:eastAsia="Times New Roman" w:hAnsi="Times New Roman" w:cs="Times New Roman"/>
          <w:color w:val="000000"/>
        </w:rPr>
        <w:t xml:space="preserve"> </w:t>
      </w:r>
    </w:p>
    <w:p w14:paraId="48B09554" w14:textId="692441D3" w:rsidR="00B5009E" w:rsidRPr="00B5009E" w:rsidRDefault="00B5009E" w:rsidP="00971D71">
      <w:pPr>
        <w:spacing w:line="22" w:lineRule="atLeast"/>
        <w:ind w:firstLine="720"/>
        <w:rPr>
          <w:rFonts w:ascii="Times New Roman" w:eastAsia="Times New Roman" w:hAnsi="Times New Roman" w:cs="Times New Roman"/>
          <w:color w:val="000000"/>
        </w:rPr>
      </w:pPr>
      <w:r w:rsidRPr="00B5009E">
        <w:rPr>
          <w:rFonts w:ascii="Times New Roman" w:eastAsia="Times New Roman" w:hAnsi="Times New Roman" w:cs="Times New Roman"/>
          <w:color w:val="000000"/>
        </w:rPr>
        <w:t xml:space="preserve">It is my prayer that this </w:t>
      </w:r>
      <w:r w:rsidR="001B5D15">
        <w:rPr>
          <w:rFonts w:ascii="Times New Roman" w:eastAsia="Times New Roman" w:hAnsi="Times New Roman" w:cs="Times New Roman"/>
          <w:color w:val="000000"/>
        </w:rPr>
        <w:t>unique</w:t>
      </w:r>
      <w:r w:rsidRPr="00B5009E">
        <w:rPr>
          <w:rFonts w:ascii="Times New Roman" w:eastAsia="Times New Roman" w:hAnsi="Times New Roman" w:cs="Times New Roman"/>
          <w:color w:val="000000"/>
        </w:rPr>
        <w:t xml:space="preserve"> edition of </w:t>
      </w:r>
      <w:proofErr w:type="spellStart"/>
      <w:r w:rsidRPr="00B5009E">
        <w:rPr>
          <w:rFonts w:ascii="Times New Roman" w:eastAsia="Times New Roman" w:hAnsi="Times New Roman" w:cs="Times New Roman"/>
          <w:color w:val="000000"/>
        </w:rPr>
        <w:t>AfriG</w:t>
      </w:r>
      <w:r w:rsidR="001B5D15">
        <w:rPr>
          <w:rFonts w:ascii="Times New Roman" w:eastAsia="Times New Roman" w:hAnsi="Times New Roman" w:cs="Times New Roman"/>
          <w:color w:val="000000"/>
        </w:rPr>
        <w:t>O</w:t>
      </w:r>
      <w:proofErr w:type="spellEnd"/>
      <w:r w:rsidRPr="00B5009E">
        <w:rPr>
          <w:rFonts w:ascii="Times New Roman" w:eastAsia="Times New Roman" w:hAnsi="Times New Roman" w:cs="Times New Roman"/>
          <w:color w:val="000000"/>
        </w:rPr>
        <w:t xml:space="preserve"> will provide an opportunity for you to engage with different countries in Africa and mobili</w:t>
      </w:r>
      <w:r w:rsidR="001B5D15">
        <w:rPr>
          <w:rFonts w:ascii="Times New Roman" w:eastAsia="Times New Roman" w:hAnsi="Times New Roman" w:cs="Times New Roman"/>
          <w:color w:val="000000"/>
        </w:rPr>
        <w:t>s</w:t>
      </w:r>
      <w:r w:rsidRPr="00B5009E">
        <w:rPr>
          <w:rFonts w:ascii="Times New Roman" w:eastAsia="Times New Roman" w:hAnsi="Times New Roman" w:cs="Times New Roman"/>
          <w:color w:val="000000"/>
        </w:rPr>
        <w:t>e prayer for the continent of Africa. God bless.</w:t>
      </w:r>
    </w:p>
    <w:p w14:paraId="57F126F5" w14:textId="77777777" w:rsidR="00B5009E" w:rsidRPr="00B5009E" w:rsidRDefault="00B5009E" w:rsidP="00971D71">
      <w:pPr>
        <w:spacing w:line="22" w:lineRule="atLeast"/>
        <w:rPr>
          <w:rFonts w:ascii="Times New Roman" w:hAnsi="Times New Roman" w:cs="Times New Roman"/>
          <w:b/>
        </w:rPr>
      </w:pPr>
    </w:p>
    <w:p w14:paraId="386E4AA0" w14:textId="77777777" w:rsidR="00E76EF2" w:rsidRPr="00B5009E" w:rsidRDefault="00E76EF2" w:rsidP="00E76EF2">
      <w:pPr>
        <w:spacing w:line="22" w:lineRule="atLeast"/>
        <w:jc w:val="center"/>
        <w:rPr>
          <w:rFonts w:ascii="Times New Roman" w:hAnsi="Times New Roman" w:cs="Times New Roman"/>
          <w:b/>
        </w:rPr>
      </w:pPr>
      <w:r w:rsidRPr="00B5009E">
        <w:rPr>
          <w:rFonts w:ascii="Times New Roman" w:hAnsi="Times New Roman" w:cs="Times New Roman"/>
          <w:b/>
        </w:rPr>
        <w:t>*</w:t>
      </w:r>
      <w:r w:rsidRPr="00B5009E">
        <w:rPr>
          <w:rFonts w:ascii="Times New Roman" w:hAnsi="Times New Roman" w:cs="Times New Roman"/>
          <w:b/>
        </w:rPr>
        <w:tab/>
      </w:r>
      <w:r w:rsidRPr="00B5009E">
        <w:rPr>
          <w:rFonts w:ascii="Times New Roman" w:hAnsi="Times New Roman" w:cs="Times New Roman"/>
          <w:b/>
        </w:rPr>
        <w:tab/>
        <w:t>*</w:t>
      </w:r>
      <w:r w:rsidRPr="00B5009E">
        <w:rPr>
          <w:rFonts w:ascii="Times New Roman" w:hAnsi="Times New Roman" w:cs="Times New Roman"/>
          <w:b/>
        </w:rPr>
        <w:tab/>
      </w:r>
      <w:r w:rsidRPr="00B5009E">
        <w:rPr>
          <w:rFonts w:ascii="Times New Roman" w:hAnsi="Times New Roman" w:cs="Times New Roman"/>
          <w:b/>
        </w:rPr>
        <w:tab/>
        <w:t>*</w:t>
      </w:r>
    </w:p>
    <w:p w14:paraId="2D11B81B" w14:textId="1BD0AC7E" w:rsidR="00B5009E" w:rsidRDefault="00B5009E" w:rsidP="00971D71">
      <w:pPr>
        <w:spacing w:line="22" w:lineRule="atLeast"/>
        <w:rPr>
          <w:rFonts w:ascii="Times New Roman" w:hAnsi="Times New Roman" w:cs="Times New Roman"/>
          <w:b/>
        </w:rPr>
      </w:pPr>
    </w:p>
    <w:p w14:paraId="2F761898" w14:textId="77777777" w:rsidR="00B5009E" w:rsidRDefault="00B5009E" w:rsidP="00971D71">
      <w:pPr>
        <w:spacing w:line="22" w:lineRule="atLeast"/>
        <w:rPr>
          <w:rFonts w:ascii="Times New Roman" w:hAnsi="Times New Roman" w:cs="Times New Roman"/>
          <w:b/>
        </w:rPr>
      </w:pPr>
    </w:p>
    <w:p w14:paraId="22CC6DB4" w14:textId="39E01656" w:rsidR="00065ABB" w:rsidRDefault="00B36767" w:rsidP="00971D71">
      <w:pPr>
        <w:spacing w:line="22" w:lineRule="atLeast"/>
        <w:rPr>
          <w:rFonts w:ascii="Times New Roman" w:hAnsi="Times New Roman" w:cs="Times New Roman"/>
          <w:b/>
        </w:rPr>
      </w:pPr>
      <w:r>
        <w:rPr>
          <w:rFonts w:ascii="Times New Roman" w:hAnsi="Times New Roman" w:cs="Times New Roman"/>
          <w:b/>
        </w:rPr>
        <w:t xml:space="preserve">Stephen </w:t>
      </w:r>
      <w:r w:rsidR="00A03F58">
        <w:rPr>
          <w:rFonts w:ascii="Times New Roman" w:hAnsi="Times New Roman" w:cs="Times New Roman"/>
          <w:b/>
        </w:rPr>
        <w:t xml:space="preserve">continues the </w:t>
      </w:r>
      <w:r w:rsidR="0057513A">
        <w:rPr>
          <w:rFonts w:ascii="Times New Roman" w:hAnsi="Times New Roman" w:cs="Times New Roman"/>
          <w:b/>
        </w:rPr>
        <w:t>s</w:t>
      </w:r>
      <w:r w:rsidR="00DF2C12" w:rsidRPr="00B5009E">
        <w:rPr>
          <w:rFonts w:ascii="Times New Roman" w:hAnsi="Times New Roman" w:cs="Times New Roman"/>
          <w:b/>
        </w:rPr>
        <w:t xml:space="preserve">tory of Tangale </w:t>
      </w:r>
      <w:r w:rsidR="0057513A">
        <w:rPr>
          <w:rFonts w:ascii="Times New Roman" w:hAnsi="Times New Roman" w:cs="Times New Roman"/>
          <w:b/>
        </w:rPr>
        <w:t>m</w:t>
      </w:r>
      <w:r w:rsidR="00DF2C12" w:rsidRPr="00B5009E">
        <w:rPr>
          <w:rFonts w:ascii="Times New Roman" w:hAnsi="Times New Roman" w:cs="Times New Roman"/>
          <w:b/>
        </w:rPr>
        <w:t xml:space="preserve">issionaries </w:t>
      </w:r>
    </w:p>
    <w:p w14:paraId="6434261D" w14:textId="16EBE5F0" w:rsidR="00E519F9" w:rsidRPr="00B5009E" w:rsidRDefault="00FA7129" w:rsidP="00971D71">
      <w:pPr>
        <w:spacing w:line="22" w:lineRule="atLeast"/>
        <w:rPr>
          <w:rFonts w:ascii="Times New Roman" w:hAnsi="Times New Roman" w:cs="Times New Roman"/>
          <w:b/>
        </w:rPr>
      </w:pPr>
      <w:r>
        <w:rPr>
          <w:rFonts w:ascii="Times New Roman" w:hAnsi="Times New Roman" w:cs="Times New Roman"/>
          <w:noProof/>
        </w:rPr>
        <w:drawing>
          <wp:anchor distT="0" distB="0" distL="114300" distR="114300" simplePos="0" relativeHeight="251671552" behindDoc="0" locked="0" layoutInCell="1" allowOverlap="1" wp14:anchorId="1C8FED43" wp14:editId="77D0601F">
            <wp:simplePos x="0" y="0"/>
            <wp:positionH relativeFrom="column">
              <wp:posOffset>3333115</wp:posOffset>
            </wp:positionH>
            <wp:positionV relativeFrom="paragraph">
              <wp:posOffset>171450</wp:posOffset>
            </wp:positionV>
            <wp:extent cx="1997075" cy="2662555"/>
            <wp:effectExtent l="0" t="0" r="3175"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rvest Stephen Nitte.jpg"/>
                    <pic:cNvPicPr/>
                  </pic:nvPicPr>
                  <pic:blipFill>
                    <a:blip r:embed="rId10"/>
                    <a:stretch>
                      <a:fillRect/>
                    </a:stretch>
                  </pic:blipFill>
                  <pic:spPr>
                    <a:xfrm>
                      <a:off x="0" y="0"/>
                      <a:ext cx="1997075" cy="2662555"/>
                    </a:xfrm>
                    <a:prstGeom prst="rect">
                      <a:avLst/>
                    </a:prstGeom>
                  </pic:spPr>
                </pic:pic>
              </a:graphicData>
            </a:graphic>
            <wp14:sizeRelH relativeFrom="page">
              <wp14:pctWidth>0</wp14:pctWidth>
            </wp14:sizeRelH>
            <wp14:sizeRelV relativeFrom="page">
              <wp14:pctHeight>0</wp14:pctHeight>
            </wp14:sizeRelV>
          </wp:anchor>
        </w:drawing>
      </w:r>
    </w:p>
    <w:p w14:paraId="08C2A6A4" w14:textId="625CA326" w:rsidR="00F233CF" w:rsidRPr="00B5009E" w:rsidRDefault="00F233CF" w:rsidP="00971D71">
      <w:pPr>
        <w:spacing w:line="22" w:lineRule="atLeast"/>
        <w:rPr>
          <w:rFonts w:ascii="Times New Roman" w:hAnsi="Times New Roman" w:cs="Times New Roman"/>
        </w:rPr>
      </w:pPr>
      <w:r w:rsidRPr="00B5009E">
        <w:rPr>
          <w:rFonts w:ascii="Times New Roman" w:hAnsi="Times New Roman" w:cs="Times New Roman"/>
        </w:rPr>
        <w:t xml:space="preserve">Stephen </w:t>
      </w:r>
      <w:proofErr w:type="spellStart"/>
      <w:r w:rsidRPr="00B5009E">
        <w:rPr>
          <w:rFonts w:ascii="Times New Roman" w:hAnsi="Times New Roman" w:cs="Times New Roman"/>
        </w:rPr>
        <w:t>Nitte</w:t>
      </w:r>
      <w:proofErr w:type="spellEnd"/>
      <w:r w:rsidRPr="00B5009E">
        <w:rPr>
          <w:rFonts w:ascii="Times New Roman" w:hAnsi="Times New Roman" w:cs="Times New Roman"/>
        </w:rPr>
        <w:t xml:space="preserve"> looks completely at home </w:t>
      </w:r>
      <w:r w:rsidR="004B0D9C">
        <w:rPr>
          <w:rFonts w:ascii="Times New Roman" w:hAnsi="Times New Roman" w:cs="Times New Roman"/>
        </w:rPr>
        <w:t>amid</w:t>
      </w:r>
      <w:r w:rsidR="003A259E">
        <w:rPr>
          <w:rFonts w:ascii="Times New Roman" w:hAnsi="Times New Roman" w:cs="Times New Roman"/>
        </w:rPr>
        <w:t>st</w:t>
      </w:r>
      <w:r w:rsidRPr="00B5009E">
        <w:rPr>
          <w:rFonts w:ascii="Times New Roman" w:hAnsi="Times New Roman" w:cs="Times New Roman"/>
        </w:rPr>
        <w:t xml:space="preserve"> the lab</w:t>
      </w:r>
      <w:r w:rsidR="00144BCC" w:rsidRPr="00B5009E">
        <w:rPr>
          <w:rFonts w:ascii="Times New Roman" w:hAnsi="Times New Roman" w:cs="Times New Roman"/>
        </w:rPr>
        <w:t>oratory</w:t>
      </w:r>
      <w:r w:rsidRPr="00B5009E">
        <w:rPr>
          <w:rFonts w:ascii="Times New Roman" w:hAnsi="Times New Roman" w:cs="Times New Roman"/>
        </w:rPr>
        <w:t xml:space="preserve"> </w:t>
      </w:r>
      <w:r w:rsidR="003A259E">
        <w:rPr>
          <w:rFonts w:ascii="Times New Roman" w:hAnsi="Times New Roman" w:cs="Times New Roman"/>
        </w:rPr>
        <w:t xml:space="preserve">equipment </w:t>
      </w:r>
      <w:r w:rsidR="00D22330" w:rsidRPr="00B5009E">
        <w:rPr>
          <w:rFonts w:ascii="Times New Roman" w:hAnsi="Times New Roman" w:cs="Times New Roman"/>
        </w:rPr>
        <w:t>at</w:t>
      </w:r>
      <w:r w:rsidRPr="00B5009E">
        <w:rPr>
          <w:rFonts w:ascii="Times New Roman" w:hAnsi="Times New Roman" w:cs="Times New Roman"/>
        </w:rPr>
        <w:t xml:space="preserve"> Partners in Hope Medical Centre in Malawi, southern Africa. His most natural expression is a big smile. A missionary from Nigeria, his qualifications in medical laboratory science have equipped him for this vocation, but </w:t>
      </w:r>
      <w:r w:rsidR="003A259E">
        <w:rPr>
          <w:rFonts w:ascii="Times New Roman" w:hAnsi="Times New Roman" w:cs="Times New Roman"/>
        </w:rPr>
        <w:t xml:space="preserve">his conviction </w:t>
      </w:r>
      <w:r w:rsidR="00C97505">
        <w:rPr>
          <w:rFonts w:ascii="Times New Roman" w:hAnsi="Times New Roman" w:cs="Times New Roman"/>
        </w:rPr>
        <w:t>that those living and dying without Christ</w:t>
      </w:r>
      <w:r w:rsidRPr="00B5009E">
        <w:rPr>
          <w:rFonts w:ascii="Times New Roman" w:hAnsi="Times New Roman" w:cs="Times New Roman"/>
        </w:rPr>
        <w:t xml:space="preserve"> </w:t>
      </w:r>
      <w:r w:rsidR="00144BCC" w:rsidRPr="00B5009E">
        <w:rPr>
          <w:rFonts w:ascii="Times New Roman" w:hAnsi="Times New Roman" w:cs="Times New Roman"/>
        </w:rPr>
        <w:t xml:space="preserve">is </w:t>
      </w:r>
      <w:r w:rsidR="003A259E">
        <w:rPr>
          <w:rFonts w:ascii="Times New Roman" w:hAnsi="Times New Roman" w:cs="Times New Roman"/>
        </w:rPr>
        <w:t>compelling him to</w:t>
      </w:r>
      <w:r w:rsidRPr="00B5009E">
        <w:rPr>
          <w:rFonts w:ascii="Times New Roman" w:hAnsi="Times New Roman" w:cs="Times New Roman"/>
        </w:rPr>
        <w:t xml:space="preserve"> take </w:t>
      </w:r>
      <w:r w:rsidR="00D22330" w:rsidRPr="00B5009E">
        <w:rPr>
          <w:rFonts w:ascii="Times New Roman" w:hAnsi="Times New Roman" w:cs="Times New Roman"/>
        </w:rPr>
        <w:t>his skills</w:t>
      </w:r>
      <w:r w:rsidRPr="00B5009E">
        <w:rPr>
          <w:rFonts w:ascii="Times New Roman" w:hAnsi="Times New Roman" w:cs="Times New Roman"/>
        </w:rPr>
        <w:t xml:space="preserve"> across border</w:t>
      </w:r>
      <w:r w:rsidR="00144BCC" w:rsidRPr="00B5009E">
        <w:rPr>
          <w:rFonts w:ascii="Times New Roman" w:hAnsi="Times New Roman" w:cs="Times New Roman"/>
        </w:rPr>
        <w:t>s</w:t>
      </w:r>
      <w:r w:rsidRPr="00B5009E">
        <w:rPr>
          <w:rFonts w:ascii="Times New Roman" w:hAnsi="Times New Roman" w:cs="Times New Roman"/>
        </w:rPr>
        <w:t xml:space="preserve">. </w:t>
      </w:r>
    </w:p>
    <w:p w14:paraId="2E7F8F70" w14:textId="54325536" w:rsidR="00E519F9" w:rsidRPr="00B5009E" w:rsidRDefault="00DF2C12" w:rsidP="00971D71">
      <w:pPr>
        <w:spacing w:line="22" w:lineRule="atLeast"/>
        <w:ind w:firstLine="720"/>
        <w:rPr>
          <w:rFonts w:ascii="Times New Roman" w:hAnsi="Times New Roman" w:cs="Times New Roman"/>
        </w:rPr>
      </w:pPr>
      <w:r w:rsidRPr="00B5009E">
        <w:rPr>
          <w:rFonts w:ascii="Times New Roman" w:hAnsi="Times New Roman" w:cs="Times New Roman"/>
        </w:rPr>
        <w:t>At first glance, Stephen</w:t>
      </w:r>
      <w:r w:rsidR="00EA38B1" w:rsidRPr="00B5009E">
        <w:rPr>
          <w:rFonts w:ascii="Times New Roman" w:hAnsi="Times New Roman" w:cs="Times New Roman"/>
        </w:rPr>
        <w:t>,</w:t>
      </w:r>
      <w:r w:rsidRPr="00B5009E">
        <w:rPr>
          <w:rFonts w:ascii="Times New Roman" w:hAnsi="Times New Roman" w:cs="Times New Roman"/>
        </w:rPr>
        <w:t xml:space="preserve"> a Tangale from </w:t>
      </w:r>
      <w:r w:rsidR="00B61F4C" w:rsidRPr="00B61F4C">
        <w:rPr>
          <w:rFonts w:ascii="Times New Roman" w:hAnsi="Times New Roman" w:cs="Times New Roman"/>
        </w:rPr>
        <w:t>n</w:t>
      </w:r>
      <w:r w:rsidRPr="00B61F4C">
        <w:rPr>
          <w:rFonts w:ascii="Times New Roman" w:hAnsi="Times New Roman" w:cs="Times New Roman"/>
        </w:rPr>
        <w:t xml:space="preserve">orth </w:t>
      </w:r>
      <w:r w:rsidR="00B61F4C" w:rsidRPr="00B61F4C">
        <w:rPr>
          <w:rFonts w:ascii="Times New Roman" w:hAnsi="Times New Roman" w:cs="Times New Roman"/>
        </w:rPr>
        <w:t>e</w:t>
      </w:r>
      <w:r w:rsidRPr="00B61F4C">
        <w:rPr>
          <w:rFonts w:ascii="Times New Roman" w:hAnsi="Times New Roman" w:cs="Times New Roman"/>
        </w:rPr>
        <w:t>astern</w:t>
      </w:r>
      <w:r w:rsidRPr="00B5009E">
        <w:rPr>
          <w:rFonts w:ascii="Times New Roman" w:hAnsi="Times New Roman" w:cs="Times New Roman"/>
        </w:rPr>
        <w:t xml:space="preserve"> Nigeria, may seem like a trailblazer, forging a new path from his home</w:t>
      </w:r>
      <w:r w:rsidR="00122B5C">
        <w:rPr>
          <w:rFonts w:ascii="Times New Roman" w:hAnsi="Times New Roman" w:cs="Times New Roman"/>
        </w:rPr>
        <w:t xml:space="preserve"> </w:t>
      </w:r>
      <w:r w:rsidRPr="00B5009E">
        <w:rPr>
          <w:rFonts w:ascii="Times New Roman" w:hAnsi="Times New Roman" w:cs="Times New Roman"/>
        </w:rPr>
        <w:t>town of Tal in Gombe State, to become a cross-cultural missionary. But Stephen’s story is simply the most recent chapter in a story of Tangale missions that dates back</w:t>
      </w:r>
      <w:r w:rsidR="00EA38B1" w:rsidRPr="00B5009E">
        <w:rPr>
          <w:rFonts w:ascii="Times New Roman" w:hAnsi="Times New Roman" w:cs="Times New Roman"/>
        </w:rPr>
        <w:t>,</w:t>
      </w:r>
      <w:r w:rsidRPr="00B5009E">
        <w:rPr>
          <w:rFonts w:ascii="Times New Roman" w:hAnsi="Times New Roman" w:cs="Times New Roman"/>
        </w:rPr>
        <w:t xml:space="preserve"> not 20 or 30 years, but a full century, to the time when the gospel first arrived.</w:t>
      </w:r>
    </w:p>
    <w:p w14:paraId="35DCE511" w14:textId="29FBE7BD" w:rsidR="00E519F9" w:rsidRPr="00B5009E" w:rsidRDefault="00DF2C12" w:rsidP="00971D71">
      <w:pPr>
        <w:spacing w:line="22" w:lineRule="atLeast"/>
        <w:ind w:firstLine="720"/>
        <w:rPr>
          <w:rFonts w:ascii="Times New Roman" w:hAnsi="Times New Roman" w:cs="Times New Roman"/>
        </w:rPr>
      </w:pPr>
      <w:r w:rsidRPr="00B5009E">
        <w:rPr>
          <w:rFonts w:ascii="Times New Roman" w:hAnsi="Times New Roman" w:cs="Times New Roman"/>
        </w:rPr>
        <w:t xml:space="preserve">The first Tangale to place </w:t>
      </w:r>
      <w:r w:rsidR="007A35B1">
        <w:rPr>
          <w:rFonts w:ascii="Times New Roman" w:hAnsi="Times New Roman" w:cs="Times New Roman"/>
        </w:rPr>
        <w:t>his</w:t>
      </w:r>
      <w:r w:rsidR="007A35B1" w:rsidRPr="00B5009E">
        <w:rPr>
          <w:rFonts w:ascii="Times New Roman" w:hAnsi="Times New Roman" w:cs="Times New Roman"/>
        </w:rPr>
        <w:t xml:space="preserve"> </w:t>
      </w:r>
      <w:r w:rsidRPr="00B5009E">
        <w:rPr>
          <w:rFonts w:ascii="Times New Roman" w:hAnsi="Times New Roman" w:cs="Times New Roman"/>
        </w:rPr>
        <w:t>faith in Jesus was a man named Karga, an orphan who snuck into the mission compound, and would soon teach the missionaries his language. Karga gave his life to Christ in 1919 and was bapti</w:t>
      </w:r>
      <w:r w:rsidR="00C769DD">
        <w:rPr>
          <w:rFonts w:ascii="Times New Roman" w:hAnsi="Times New Roman" w:cs="Times New Roman"/>
        </w:rPr>
        <w:t>s</w:t>
      </w:r>
      <w:r w:rsidRPr="00B5009E">
        <w:rPr>
          <w:rFonts w:ascii="Times New Roman" w:hAnsi="Times New Roman" w:cs="Times New Roman"/>
        </w:rPr>
        <w:t>ed the following year. He was the first to enrol and graduate from literacy classes, and to become a teacher.</w:t>
      </w:r>
    </w:p>
    <w:p w14:paraId="1BB71CC1" w14:textId="36D60C13" w:rsidR="00C769DD" w:rsidRPr="00B5009E" w:rsidRDefault="00C769DD" w:rsidP="00C769DD">
      <w:pPr>
        <w:spacing w:line="22" w:lineRule="atLeast"/>
        <w:ind w:firstLine="720"/>
        <w:rPr>
          <w:rFonts w:ascii="Times New Roman" w:hAnsi="Times New Roman" w:cs="Times New Roman"/>
        </w:rPr>
      </w:pPr>
      <w:r w:rsidRPr="00B5009E">
        <w:rPr>
          <w:rFonts w:ascii="Times New Roman" w:hAnsi="Times New Roman" w:cs="Times New Roman"/>
        </w:rPr>
        <w:t xml:space="preserve">Missionary Harry Harling </w:t>
      </w:r>
      <w:r>
        <w:rPr>
          <w:rFonts w:ascii="Times New Roman" w:hAnsi="Times New Roman" w:cs="Times New Roman"/>
        </w:rPr>
        <w:t>describes</w:t>
      </w:r>
      <w:r w:rsidRPr="00B5009E">
        <w:rPr>
          <w:rFonts w:ascii="Times New Roman" w:hAnsi="Times New Roman" w:cs="Times New Roman"/>
        </w:rPr>
        <w:t xml:space="preserve"> Karga’s devotion: “Faithfully and conscientiously, he continued his daily tramps to Bi</w:t>
      </w:r>
      <w:r w:rsidR="00560C3C">
        <w:rPr>
          <w:rFonts w:ascii="Times New Roman" w:hAnsi="Times New Roman" w:cs="Times New Roman"/>
        </w:rPr>
        <w:t>l</w:t>
      </w:r>
      <w:r w:rsidRPr="00B5009E">
        <w:rPr>
          <w:rFonts w:ascii="Times New Roman" w:hAnsi="Times New Roman" w:cs="Times New Roman"/>
        </w:rPr>
        <w:t>liri suffering the full heat of the Sun at mid-day, unperturbed at exposing his bare feet to bit</w:t>
      </w:r>
      <w:r w:rsidR="009C1886">
        <w:rPr>
          <w:rFonts w:ascii="Times New Roman" w:hAnsi="Times New Roman" w:cs="Times New Roman"/>
        </w:rPr>
        <w:t>e</w:t>
      </w:r>
      <w:r w:rsidRPr="00B5009E">
        <w:rPr>
          <w:rFonts w:ascii="Times New Roman" w:hAnsi="Times New Roman" w:cs="Times New Roman"/>
        </w:rPr>
        <w:t xml:space="preserve"> of deadly snakes lurking along the pathway as he trod his way home after dark…. Soon quite a group was sitting at his feet, learning to read and hearing the wonderful new things from God’s word.”   </w:t>
      </w:r>
    </w:p>
    <w:p w14:paraId="731C4831" w14:textId="7BB74E78" w:rsidR="00E519F9" w:rsidRPr="00B5009E" w:rsidRDefault="00DF2C12" w:rsidP="00971D71">
      <w:pPr>
        <w:spacing w:line="22" w:lineRule="atLeast"/>
        <w:ind w:firstLine="720"/>
        <w:rPr>
          <w:rFonts w:ascii="Times New Roman" w:hAnsi="Times New Roman" w:cs="Times New Roman"/>
        </w:rPr>
      </w:pPr>
      <w:r w:rsidRPr="00B5009E">
        <w:rPr>
          <w:rFonts w:ascii="Times New Roman" w:hAnsi="Times New Roman" w:cs="Times New Roman"/>
        </w:rPr>
        <w:t xml:space="preserve">The small churches that began to emerge </w:t>
      </w:r>
      <w:r w:rsidR="00EA38B1" w:rsidRPr="00B5009E">
        <w:rPr>
          <w:rFonts w:ascii="Times New Roman" w:hAnsi="Times New Roman" w:cs="Times New Roman"/>
        </w:rPr>
        <w:t>in</w:t>
      </w:r>
      <w:r w:rsidRPr="00B5009E">
        <w:rPr>
          <w:rFonts w:ascii="Times New Roman" w:hAnsi="Times New Roman" w:cs="Times New Roman"/>
        </w:rPr>
        <w:t xml:space="preserve"> Tangale </w:t>
      </w:r>
      <w:r w:rsidR="00EA38B1" w:rsidRPr="00B5009E">
        <w:rPr>
          <w:rFonts w:ascii="Times New Roman" w:hAnsi="Times New Roman" w:cs="Times New Roman"/>
        </w:rPr>
        <w:t xml:space="preserve">land </w:t>
      </w:r>
      <w:r w:rsidRPr="00B5009E">
        <w:rPr>
          <w:rFonts w:ascii="Times New Roman" w:hAnsi="Times New Roman" w:cs="Times New Roman"/>
        </w:rPr>
        <w:t xml:space="preserve">in the 1920s were missions-minded from the start. Reuben </w:t>
      </w:r>
      <w:proofErr w:type="spellStart"/>
      <w:r w:rsidRPr="00B5009E">
        <w:rPr>
          <w:rFonts w:ascii="Times New Roman" w:hAnsi="Times New Roman" w:cs="Times New Roman"/>
        </w:rPr>
        <w:t>Goje</w:t>
      </w:r>
      <w:proofErr w:type="spellEnd"/>
      <w:r w:rsidRPr="00B5009E">
        <w:rPr>
          <w:rFonts w:ascii="Times New Roman" w:hAnsi="Times New Roman" w:cs="Times New Roman"/>
        </w:rPr>
        <w:t xml:space="preserve"> </w:t>
      </w:r>
      <w:proofErr w:type="spellStart"/>
      <w:r w:rsidRPr="00B5009E">
        <w:rPr>
          <w:rFonts w:ascii="Times New Roman" w:hAnsi="Times New Roman" w:cs="Times New Roman"/>
        </w:rPr>
        <w:t>Maiture</w:t>
      </w:r>
      <w:proofErr w:type="spellEnd"/>
      <w:r w:rsidRPr="00B5009E">
        <w:rPr>
          <w:rFonts w:ascii="Times New Roman" w:hAnsi="Times New Roman" w:cs="Times New Roman"/>
        </w:rPr>
        <w:t>, a</w:t>
      </w:r>
      <w:r w:rsidR="00223549">
        <w:rPr>
          <w:rFonts w:ascii="Times New Roman" w:hAnsi="Times New Roman" w:cs="Times New Roman"/>
        </w:rPr>
        <w:t xml:space="preserve"> </w:t>
      </w:r>
      <w:r w:rsidRPr="00B5009E">
        <w:rPr>
          <w:rFonts w:ascii="Times New Roman" w:hAnsi="Times New Roman" w:cs="Times New Roman"/>
        </w:rPr>
        <w:t xml:space="preserve">historian and lecturer in Christian Religious Studies </w:t>
      </w:r>
      <w:r w:rsidR="007A35B1">
        <w:rPr>
          <w:rFonts w:ascii="Times New Roman" w:hAnsi="Times New Roman" w:cs="Times New Roman"/>
        </w:rPr>
        <w:t xml:space="preserve">at </w:t>
      </w:r>
      <w:r w:rsidRPr="00B5009E">
        <w:rPr>
          <w:rFonts w:ascii="Times New Roman" w:hAnsi="Times New Roman" w:cs="Times New Roman"/>
        </w:rPr>
        <w:t xml:space="preserve">Ahmadu Bello University in Zaria, Nigeria, writes, “SIM </w:t>
      </w:r>
      <w:r w:rsidRPr="00B5009E">
        <w:rPr>
          <w:rFonts w:ascii="Times New Roman" w:hAnsi="Times New Roman" w:cs="Times New Roman"/>
        </w:rPr>
        <w:lastRenderedPageBreak/>
        <w:t>taught the converts the biblical principles that every ‘convert is a witness.’ Realizing this, the converts became quintessential evangelists and within a short time transformed Tangale society. All graduates of the literacy classes eventually were commissioned to be teachers and evangelists.”</w:t>
      </w:r>
    </w:p>
    <w:p w14:paraId="385D8FA7" w14:textId="5B55A4AF" w:rsidR="00D22330" w:rsidRPr="00B5009E" w:rsidRDefault="00DF2C12" w:rsidP="00971D71">
      <w:pPr>
        <w:spacing w:line="22" w:lineRule="atLeast"/>
        <w:ind w:firstLine="720"/>
        <w:rPr>
          <w:rFonts w:ascii="Times New Roman" w:hAnsi="Times New Roman" w:cs="Times New Roman"/>
        </w:rPr>
      </w:pPr>
      <w:r w:rsidRPr="00B5009E">
        <w:rPr>
          <w:rFonts w:ascii="Times New Roman" w:hAnsi="Times New Roman" w:cs="Times New Roman"/>
        </w:rPr>
        <w:t xml:space="preserve">Western missionaries’ call </w:t>
      </w:r>
      <w:r w:rsidR="00D22330" w:rsidRPr="00B5009E">
        <w:rPr>
          <w:rFonts w:ascii="Times New Roman" w:hAnsi="Times New Roman" w:cs="Times New Roman"/>
        </w:rPr>
        <w:t xml:space="preserve">for </w:t>
      </w:r>
      <w:r w:rsidR="008B6D42">
        <w:rPr>
          <w:rFonts w:ascii="Times New Roman" w:hAnsi="Times New Roman" w:cs="Times New Roman"/>
        </w:rPr>
        <w:t>evangelists</w:t>
      </w:r>
      <w:r w:rsidRPr="00B5009E">
        <w:rPr>
          <w:rFonts w:ascii="Times New Roman" w:hAnsi="Times New Roman" w:cs="Times New Roman"/>
        </w:rPr>
        <w:t xml:space="preserve"> resulted in new missionaries </w:t>
      </w:r>
      <w:r w:rsidR="00D22330" w:rsidRPr="00B5009E">
        <w:rPr>
          <w:rFonts w:ascii="Times New Roman" w:hAnsi="Times New Roman" w:cs="Times New Roman"/>
        </w:rPr>
        <w:t>stepping forward</w:t>
      </w:r>
      <w:r w:rsidRPr="00B5009E">
        <w:rPr>
          <w:rFonts w:ascii="Times New Roman" w:hAnsi="Times New Roman" w:cs="Times New Roman"/>
        </w:rPr>
        <w:t xml:space="preserve"> to open areas in north</w:t>
      </w:r>
      <w:r w:rsidR="00E6738B">
        <w:rPr>
          <w:rFonts w:ascii="Times New Roman" w:hAnsi="Times New Roman" w:cs="Times New Roman"/>
        </w:rPr>
        <w:t>ern</w:t>
      </w:r>
      <w:r w:rsidRPr="00B5009E">
        <w:rPr>
          <w:rFonts w:ascii="Times New Roman" w:hAnsi="Times New Roman" w:cs="Times New Roman"/>
        </w:rPr>
        <w:t xml:space="preserve"> Nigeria. </w:t>
      </w:r>
      <w:r w:rsidR="00064CC5">
        <w:rPr>
          <w:rFonts w:ascii="Times New Roman" w:hAnsi="Times New Roman" w:cs="Times New Roman"/>
        </w:rPr>
        <w:t>L</w:t>
      </w:r>
      <w:r w:rsidRPr="00B5009E">
        <w:rPr>
          <w:rFonts w:ascii="Times New Roman" w:hAnsi="Times New Roman" w:cs="Times New Roman"/>
        </w:rPr>
        <w:t xml:space="preserve">ocations among the </w:t>
      </w:r>
      <w:r w:rsidR="00D22330" w:rsidRPr="00B5009E">
        <w:rPr>
          <w:rFonts w:ascii="Times New Roman" w:hAnsi="Times New Roman" w:cs="Times New Roman"/>
        </w:rPr>
        <w:t xml:space="preserve">Muslim </w:t>
      </w:r>
      <w:r w:rsidRPr="00B5009E">
        <w:rPr>
          <w:rFonts w:ascii="Times New Roman" w:hAnsi="Times New Roman" w:cs="Times New Roman"/>
        </w:rPr>
        <w:t xml:space="preserve">emirates were </w:t>
      </w:r>
      <w:r w:rsidR="00064CC5">
        <w:rPr>
          <w:rFonts w:ascii="Times New Roman" w:hAnsi="Times New Roman" w:cs="Times New Roman"/>
        </w:rPr>
        <w:t xml:space="preserve">often </w:t>
      </w:r>
      <w:r w:rsidR="005D6CE0">
        <w:rPr>
          <w:rFonts w:ascii="Times New Roman" w:hAnsi="Times New Roman" w:cs="Times New Roman"/>
        </w:rPr>
        <w:t>too</w:t>
      </w:r>
      <w:r w:rsidRPr="00B5009E">
        <w:rPr>
          <w:rFonts w:ascii="Times New Roman" w:hAnsi="Times New Roman" w:cs="Times New Roman"/>
        </w:rPr>
        <w:t xml:space="preserve"> hostile </w:t>
      </w:r>
      <w:r w:rsidR="005D6CE0">
        <w:rPr>
          <w:rFonts w:ascii="Times New Roman" w:hAnsi="Times New Roman" w:cs="Times New Roman"/>
        </w:rPr>
        <w:t>for</w:t>
      </w:r>
      <w:r w:rsidRPr="00B5009E">
        <w:rPr>
          <w:rFonts w:ascii="Times New Roman" w:hAnsi="Times New Roman" w:cs="Times New Roman"/>
        </w:rPr>
        <w:t xml:space="preserve"> </w:t>
      </w:r>
      <w:r w:rsidR="005D6CE0">
        <w:rPr>
          <w:rFonts w:ascii="Times New Roman" w:hAnsi="Times New Roman" w:cs="Times New Roman"/>
        </w:rPr>
        <w:t>foreigners</w:t>
      </w:r>
      <w:r w:rsidRPr="00B5009E">
        <w:rPr>
          <w:rFonts w:ascii="Times New Roman" w:hAnsi="Times New Roman" w:cs="Times New Roman"/>
        </w:rPr>
        <w:t xml:space="preserve"> </w:t>
      </w:r>
      <w:r w:rsidR="005D6CE0">
        <w:rPr>
          <w:rFonts w:ascii="Times New Roman" w:hAnsi="Times New Roman" w:cs="Times New Roman"/>
        </w:rPr>
        <w:t>to</w:t>
      </w:r>
      <w:r w:rsidRPr="00B5009E">
        <w:rPr>
          <w:rFonts w:ascii="Times New Roman" w:hAnsi="Times New Roman" w:cs="Times New Roman"/>
        </w:rPr>
        <w:t xml:space="preserve"> enter, let alone set up dispensaries or schools. Yet the Tangale entered </w:t>
      </w:r>
      <w:r w:rsidR="005D6CE0">
        <w:rPr>
          <w:rFonts w:ascii="Times New Roman" w:hAnsi="Times New Roman" w:cs="Times New Roman"/>
        </w:rPr>
        <w:t xml:space="preserve">easily, </w:t>
      </w:r>
      <w:r w:rsidRPr="00B5009E">
        <w:rPr>
          <w:rFonts w:ascii="Times New Roman" w:hAnsi="Times New Roman" w:cs="Times New Roman"/>
        </w:rPr>
        <w:t xml:space="preserve">like “lizards in a king’s palace” (Proverbs 30:28). </w:t>
      </w:r>
    </w:p>
    <w:p w14:paraId="19D22EEE" w14:textId="424A5B2A" w:rsidR="00D22330" w:rsidRPr="00B5009E" w:rsidRDefault="00626EA0" w:rsidP="00971D71">
      <w:pPr>
        <w:spacing w:line="22" w:lineRule="atLeast"/>
        <w:ind w:firstLine="720"/>
        <w:rPr>
          <w:rFonts w:ascii="Times New Roman" w:hAnsi="Times New Roman" w:cs="Times New Roman"/>
        </w:rPr>
      </w:pPr>
      <w:r>
        <w:rPr>
          <w:rFonts w:ascii="Times New Roman" w:hAnsi="Times New Roman" w:cs="Times New Roman"/>
        </w:rPr>
        <w:t>Missionary</w:t>
      </w:r>
      <w:r w:rsidR="00433476">
        <w:rPr>
          <w:rFonts w:ascii="Times New Roman" w:hAnsi="Times New Roman" w:cs="Times New Roman"/>
        </w:rPr>
        <w:t xml:space="preserve"> </w:t>
      </w:r>
      <w:r w:rsidR="009C1886" w:rsidRPr="00B5009E">
        <w:rPr>
          <w:rFonts w:ascii="Times New Roman" w:hAnsi="Times New Roman" w:cs="Times New Roman"/>
        </w:rPr>
        <w:t>Gordon Beacham</w:t>
      </w:r>
      <w:r w:rsidR="00433476">
        <w:rPr>
          <w:rFonts w:ascii="Times New Roman" w:hAnsi="Times New Roman" w:cs="Times New Roman"/>
        </w:rPr>
        <w:t xml:space="preserve"> </w:t>
      </w:r>
      <w:r w:rsidR="00DF2C12" w:rsidRPr="00B5009E">
        <w:rPr>
          <w:rFonts w:ascii="Times New Roman" w:hAnsi="Times New Roman" w:cs="Times New Roman"/>
        </w:rPr>
        <w:t>recorded in 1940 that “besides a staff of one hundred self-supporting native workers,” the Tangale church “have sent twenty ‘foreign missionaries</w:t>
      </w:r>
      <w:r w:rsidR="00DD60C3">
        <w:rPr>
          <w:rFonts w:ascii="Times New Roman" w:hAnsi="Times New Roman" w:cs="Times New Roman"/>
        </w:rPr>
        <w:t>’</w:t>
      </w:r>
      <w:r w:rsidR="00DF2C12" w:rsidRPr="00B5009E">
        <w:rPr>
          <w:rFonts w:ascii="Times New Roman" w:hAnsi="Times New Roman" w:cs="Times New Roman"/>
        </w:rPr>
        <w:t xml:space="preserve"> to Muslim and pagan tribes in other parts of the country.” </w:t>
      </w:r>
      <w:r w:rsidR="00D22330" w:rsidRPr="00B5009E">
        <w:rPr>
          <w:rFonts w:ascii="Times New Roman" w:hAnsi="Times New Roman" w:cs="Times New Roman"/>
        </w:rPr>
        <w:t xml:space="preserve"> </w:t>
      </w:r>
    </w:p>
    <w:p w14:paraId="2F5F24DF" w14:textId="7F9BB978" w:rsidR="00E519F9" w:rsidRPr="00B5009E" w:rsidRDefault="00E73FC6" w:rsidP="00971D71">
      <w:pPr>
        <w:spacing w:line="22" w:lineRule="atLeast"/>
        <w:ind w:firstLine="720"/>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Maiture</w:t>
      </w:r>
      <w:proofErr w:type="spellEnd"/>
      <w:r w:rsidR="00D22330" w:rsidRPr="00B5009E">
        <w:rPr>
          <w:rFonts w:ascii="Times New Roman" w:hAnsi="Times New Roman" w:cs="Times New Roman"/>
        </w:rPr>
        <w:t xml:space="preserve"> writes that “the statistics of the Tangale evangelists grew so rapidly that it could be equated to, and be even greater than, the staff strength of some foreign missions working in Nigeria by then.” </w:t>
      </w:r>
    </w:p>
    <w:p w14:paraId="236CDF9A" w14:textId="6CD22B50" w:rsidR="00E519F9" w:rsidRPr="00B5009E" w:rsidRDefault="00DD60C3" w:rsidP="00971D71">
      <w:pPr>
        <w:spacing w:line="22" w:lineRule="atLeast"/>
        <w:ind w:firstLine="720"/>
        <w:rPr>
          <w:rFonts w:ascii="Times New Roman" w:hAnsi="Times New Roman" w:cs="Times New Roman"/>
        </w:rPr>
      </w:pPr>
      <w:r>
        <w:rPr>
          <w:rFonts w:ascii="Times New Roman" w:hAnsi="Times New Roman" w:cs="Times New Roman"/>
        </w:rPr>
        <w:t>T</w:t>
      </w:r>
      <w:r w:rsidR="00DF2C12" w:rsidRPr="00B5009E">
        <w:rPr>
          <w:rFonts w:ascii="Times New Roman" w:hAnsi="Times New Roman" w:cs="Times New Roman"/>
        </w:rPr>
        <w:t xml:space="preserve">he African Mission Society, </w:t>
      </w:r>
      <w:r w:rsidR="00D22330" w:rsidRPr="00B5009E">
        <w:rPr>
          <w:rFonts w:ascii="Times New Roman" w:hAnsi="Times New Roman" w:cs="Times New Roman"/>
        </w:rPr>
        <w:t xml:space="preserve">now </w:t>
      </w:r>
      <w:r w:rsidR="00DF2C12" w:rsidRPr="00B5009E">
        <w:rPr>
          <w:rFonts w:ascii="Times New Roman" w:hAnsi="Times New Roman" w:cs="Times New Roman"/>
        </w:rPr>
        <w:t xml:space="preserve">known as </w:t>
      </w:r>
      <w:r w:rsidR="00D22330" w:rsidRPr="00B5009E">
        <w:rPr>
          <w:rFonts w:ascii="Times New Roman" w:hAnsi="Times New Roman" w:cs="Times New Roman"/>
        </w:rPr>
        <w:t xml:space="preserve">the </w:t>
      </w:r>
      <w:r w:rsidR="00DF2C12" w:rsidRPr="00B5009E">
        <w:rPr>
          <w:rFonts w:ascii="Times New Roman" w:hAnsi="Times New Roman" w:cs="Times New Roman"/>
        </w:rPr>
        <w:t>Evangelical Missions Society (EMS)</w:t>
      </w:r>
      <w:r w:rsidR="00AD5F91">
        <w:rPr>
          <w:rFonts w:ascii="Times New Roman" w:hAnsi="Times New Roman" w:cs="Times New Roman"/>
        </w:rPr>
        <w:t xml:space="preserve">, </w:t>
      </w:r>
      <w:r w:rsidR="00AD5F91" w:rsidRPr="00B5009E">
        <w:rPr>
          <w:rFonts w:ascii="Times New Roman" w:hAnsi="Times New Roman" w:cs="Times New Roman"/>
        </w:rPr>
        <w:t>was founded</w:t>
      </w:r>
      <w:r w:rsidR="00AD5F91">
        <w:rPr>
          <w:rFonts w:ascii="Times New Roman" w:hAnsi="Times New Roman" w:cs="Times New Roman"/>
        </w:rPr>
        <w:t xml:space="preserve"> in 1948</w:t>
      </w:r>
      <w:r w:rsidR="00DF2C12" w:rsidRPr="00B5009E">
        <w:rPr>
          <w:rFonts w:ascii="Times New Roman" w:hAnsi="Times New Roman" w:cs="Times New Roman"/>
        </w:rPr>
        <w:t xml:space="preserve"> and </w:t>
      </w:r>
      <w:r w:rsidR="00AD5F91">
        <w:rPr>
          <w:rFonts w:ascii="Times New Roman" w:hAnsi="Times New Roman" w:cs="Times New Roman"/>
        </w:rPr>
        <w:t>has</w:t>
      </w:r>
      <w:r w:rsidR="00AD5F91" w:rsidRPr="00B5009E">
        <w:rPr>
          <w:rFonts w:ascii="Times New Roman" w:hAnsi="Times New Roman" w:cs="Times New Roman"/>
        </w:rPr>
        <w:t xml:space="preserve"> </w:t>
      </w:r>
      <w:r w:rsidR="00DF2C12" w:rsidRPr="00B5009E">
        <w:rPr>
          <w:rFonts w:ascii="Times New Roman" w:hAnsi="Times New Roman" w:cs="Times New Roman"/>
        </w:rPr>
        <w:t>one of the largest workforces of any African mission agency</w:t>
      </w:r>
      <w:r w:rsidR="00D22330" w:rsidRPr="00B5009E">
        <w:rPr>
          <w:rFonts w:ascii="Times New Roman" w:hAnsi="Times New Roman" w:cs="Times New Roman"/>
        </w:rPr>
        <w:t xml:space="preserve"> today</w:t>
      </w:r>
      <w:r w:rsidR="00DF2C12" w:rsidRPr="00B5009E">
        <w:rPr>
          <w:rFonts w:ascii="Times New Roman" w:hAnsi="Times New Roman" w:cs="Times New Roman"/>
        </w:rPr>
        <w:t xml:space="preserve">. </w:t>
      </w:r>
      <w:r w:rsidR="00D22330" w:rsidRPr="00B5009E">
        <w:rPr>
          <w:rFonts w:ascii="Times New Roman" w:hAnsi="Times New Roman" w:cs="Times New Roman"/>
        </w:rPr>
        <w:t>In</w:t>
      </w:r>
      <w:r w:rsidR="00DF2C12" w:rsidRPr="00B5009E">
        <w:rPr>
          <w:rFonts w:ascii="Times New Roman" w:hAnsi="Times New Roman" w:cs="Times New Roman"/>
        </w:rPr>
        <w:t xml:space="preserve"> 1963, more than a third of the EMS missionaries were Tangale.</w:t>
      </w:r>
    </w:p>
    <w:p w14:paraId="5DFA26E6" w14:textId="6898B35F" w:rsidR="00E519F9" w:rsidRPr="00B5009E" w:rsidRDefault="00DF2C12" w:rsidP="00971D71">
      <w:pPr>
        <w:spacing w:line="22" w:lineRule="atLeast"/>
        <w:ind w:firstLine="720"/>
        <w:rPr>
          <w:rFonts w:ascii="Times New Roman" w:hAnsi="Times New Roman" w:cs="Times New Roman"/>
        </w:rPr>
      </w:pPr>
      <w:r w:rsidRPr="00B5009E">
        <w:rPr>
          <w:rFonts w:ascii="Times New Roman" w:hAnsi="Times New Roman" w:cs="Times New Roman"/>
        </w:rPr>
        <w:t xml:space="preserve">Today the </w:t>
      </w:r>
      <w:proofErr w:type="spellStart"/>
      <w:r w:rsidRPr="00B5009E">
        <w:rPr>
          <w:rFonts w:ascii="Times New Roman" w:hAnsi="Times New Roman" w:cs="Times New Roman"/>
        </w:rPr>
        <w:t>Tangale</w:t>
      </w:r>
      <w:proofErr w:type="spellEnd"/>
      <w:r w:rsidRPr="00B5009E">
        <w:rPr>
          <w:rFonts w:ascii="Times New Roman" w:hAnsi="Times New Roman" w:cs="Times New Roman"/>
        </w:rPr>
        <w:t xml:space="preserve"> are still ‘going north’ through Stephen, who is back </w:t>
      </w:r>
      <w:r w:rsidR="001A321B" w:rsidRPr="00B5009E">
        <w:rPr>
          <w:rFonts w:ascii="Times New Roman" w:hAnsi="Times New Roman" w:cs="Times New Roman"/>
        </w:rPr>
        <w:t xml:space="preserve">home </w:t>
      </w:r>
      <w:r w:rsidRPr="00B5009E">
        <w:rPr>
          <w:rFonts w:ascii="Times New Roman" w:hAnsi="Times New Roman" w:cs="Times New Roman"/>
        </w:rPr>
        <w:t xml:space="preserve">and preparing for his next assignment: </w:t>
      </w:r>
      <w:proofErr w:type="spellStart"/>
      <w:r w:rsidRPr="00B5009E">
        <w:rPr>
          <w:rFonts w:ascii="Times New Roman" w:hAnsi="Times New Roman" w:cs="Times New Roman"/>
        </w:rPr>
        <w:t>Galmi</w:t>
      </w:r>
      <w:proofErr w:type="spellEnd"/>
      <w:r w:rsidRPr="00B5009E">
        <w:rPr>
          <w:rFonts w:ascii="Times New Roman" w:hAnsi="Times New Roman" w:cs="Times New Roman"/>
        </w:rPr>
        <w:t xml:space="preserve"> Hospital</w:t>
      </w:r>
      <w:r w:rsidR="00E73FC6">
        <w:rPr>
          <w:rFonts w:ascii="Times New Roman" w:hAnsi="Times New Roman" w:cs="Times New Roman"/>
        </w:rPr>
        <w:t>,</w:t>
      </w:r>
      <w:r w:rsidRPr="00B5009E">
        <w:rPr>
          <w:rFonts w:ascii="Times New Roman" w:hAnsi="Times New Roman" w:cs="Times New Roman"/>
        </w:rPr>
        <w:t xml:space="preserve"> Niger Republic. The communities around </w:t>
      </w:r>
      <w:proofErr w:type="spellStart"/>
      <w:r w:rsidRPr="00B5009E">
        <w:rPr>
          <w:rFonts w:ascii="Times New Roman" w:hAnsi="Times New Roman" w:cs="Times New Roman"/>
        </w:rPr>
        <w:t>Galmi</w:t>
      </w:r>
      <w:proofErr w:type="spellEnd"/>
      <w:r w:rsidRPr="00B5009E">
        <w:rPr>
          <w:rFonts w:ascii="Times New Roman" w:hAnsi="Times New Roman" w:cs="Times New Roman"/>
        </w:rPr>
        <w:t xml:space="preserve"> are predominately Hausa and Fulani Muslims, just like the communities the Tangale entered a century ago in Gombe, </w:t>
      </w:r>
      <w:proofErr w:type="spellStart"/>
      <w:r w:rsidRPr="00B5009E">
        <w:rPr>
          <w:rFonts w:ascii="Times New Roman" w:hAnsi="Times New Roman" w:cs="Times New Roman"/>
        </w:rPr>
        <w:t>Borno</w:t>
      </w:r>
      <w:proofErr w:type="spellEnd"/>
      <w:r w:rsidRPr="00B5009E">
        <w:rPr>
          <w:rFonts w:ascii="Times New Roman" w:hAnsi="Times New Roman" w:cs="Times New Roman"/>
        </w:rPr>
        <w:t xml:space="preserve">, Kano and Sokoto.  </w:t>
      </w:r>
    </w:p>
    <w:p w14:paraId="59666E66" w14:textId="14128852" w:rsidR="005D6904" w:rsidRPr="00B5009E" w:rsidRDefault="00DF2C12" w:rsidP="00971D71">
      <w:pPr>
        <w:spacing w:line="22" w:lineRule="atLeast"/>
        <w:ind w:firstLine="720"/>
        <w:rPr>
          <w:rFonts w:ascii="Times New Roman" w:hAnsi="Times New Roman" w:cs="Times New Roman"/>
        </w:rPr>
      </w:pPr>
      <w:r w:rsidRPr="00B5009E">
        <w:rPr>
          <w:rFonts w:ascii="Times New Roman" w:hAnsi="Times New Roman" w:cs="Times New Roman"/>
        </w:rPr>
        <w:t>Is Stephen forging a new path or simply following in a</w:t>
      </w:r>
      <w:r w:rsidR="00AD242E">
        <w:rPr>
          <w:rFonts w:ascii="Times New Roman" w:hAnsi="Times New Roman" w:cs="Times New Roman"/>
        </w:rPr>
        <w:t xml:space="preserve">n old </w:t>
      </w:r>
      <w:r w:rsidRPr="00B5009E">
        <w:rPr>
          <w:rFonts w:ascii="Times New Roman" w:hAnsi="Times New Roman" w:cs="Times New Roman"/>
        </w:rPr>
        <w:t xml:space="preserve">one?  Both. Each generation and person </w:t>
      </w:r>
      <w:proofErr w:type="gramStart"/>
      <w:r w:rsidRPr="00B5009E">
        <w:rPr>
          <w:rFonts w:ascii="Times New Roman" w:hAnsi="Times New Roman" w:cs="Times New Roman"/>
        </w:rPr>
        <w:t>forges</w:t>
      </w:r>
      <w:proofErr w:type="gramEnd"/>
      <w:r w:rsidRPr="00B5009E">
        <w:rPr>
          <w:rFonts w:ascii="Times New Roman" w:hAnsi="Times New Roman" w:cs="Times New Roman"/>
        </w:rPr>
        <w:t xml:space="preserve"> a new path in obedience to the One who calls them out for a certain</w:t>
      </w:r>
      <w:r w:rsidR="00BB10C4">
        <w:rPr>
          <w:rFonts w:ascii="Times New Roman" w:hAnsi="Times New Roman" w:cs="Times New Roman"/>
        </w:rPr>
        <w:t xml:space="preserve"> </w:t>
      </w:r>
      <w:r w:rsidRPr="00B5009E">
        <w:rPr>
          <w:rFonts w:ascii="Times New Roman" w:hAnsi="Times New Roman" w:cs="Times New Roman"/>
        </w:rPr>
        <w:t>purpose. Yet the path is n</w:t>
      </w:r>
      <w:r w:rsidR="006F1153">
        <w:rPr>
          <w:rFonts w:ascii="Times New Roman" w:hAnsi="Times New Roman" w:cs="Times New Roman"/>
        </w:rPr>
        <w:t>ot</w:t>
      </w:r>
      <w:r w:rsidRPr="00B5009E">
        <w:rPr>
          <w:rFonts w:ascii="Times New Roman" w:hAnsi="Times New Roman" w:cs="Times New Roman"/>
        </w:rPr>
        <w:t xml:space="preserve"> entirely new either. </w:t>
      </w:r>
    </w:p>
    <w:p w14:paraId="1B2CB45C" w14:textId="7FBD70B3" w:rsidR="00BB10C4" w:rsidRDefault="00DF2C12" w:rsidP="00BB10C4">
      <w:pPr>
        <w:spacing w:line="22" w:lineRule="atLeast"/>
        <w:ind w:firstLine="720"/>
        <w:rPr>
          <w:rFonts w:ascii="Times New Roman" w:hAnsi="Times New Roman" w:cs="Times New Roman"/>
        </w:rPr>
      </w:pPr>
      <w:r w:rsidRPr="00B5009E">
        <w:rPr>
          <w:rFonts w:ascii="Times New Roman" w:hAnsi="Times New Roman" w:cs="Times New Roman"/>
        </w:rPr>
        <w:t>Stephen’s</w:t>
      </w:r>
      <w:r w:rsidR="00EA38B1" w:rsidRPr="00B5009E">
        <w:rPr>
          <w:rFonts w:ascii="Times New Roman" w:hAnsi="Times New Roman" w:cs="Times New Roman"/>
        </w:rPr>
        <w:t xml:space="preserve"> story</w:t>
      </w:r>
      <w:r w:rsidRPr="00B5009E">
        <w:rPr>
          <w:rFonts w:ascii="Times New Roman" w:hAnsi="Times New Roman" w:cs="Times New Roman"/>
        </w:rPr>
        <w:t xml:space="preserve"> beg</w:t>
      </w:r>
      <w:r w:rsidR="00B50333">
        <w:rPr>
          <w:rFonts w:ascii="Times New Roman" w:hAnsi="Times New Roman" w:cs="Times New Roman"/>
        </w:rPr>
        <w:t>ins</w:t>
      </w:r>
      <w:r w:rsidRPr="00B5009E">
        <w:rPr>
          <w:rFonts w:ascii="Times New Roman" w:hAnsi="Times New Roman" w:cs="Times New Roman"/>
        </w:rPr>
        <w:t xml:space="preserve"> with </w:t>
      </w:r>
      <w:r w:rsidR="00B50333">
        <w:rPr>
          <w:rFonts w:ascii="Times New Roman" w:hAnsi="Times New Roman" w:cs="Times New Roman"/>
        </w:rPr>
        <w:t xml:space="preserve">Karga, </w:t>
      </w:r>
      <w:r w:rsidRPr="00B5009E">
        <w:rPr>
          <w:rFonts w:ascii="Times New Roman" w:hAnsi="Times New Roman" w:cs="Times New Roman"/>
        </w:rPr>
        <w:t xml:space="preserve">the first Tangale convert </w:t>
      </w:r>
      <w:r w:rsidR="00B50333">
        <w:rPr>
          <w:rFonts w:ascii="Times New Roman" w:hAnsi="Times New Roman" w:cs="Times New Roman"/>
        </w:rPr>
        <w:t>and missionary</w:t>
      </w:r>
      <w:r w:rsidRPr="00B5009E">
        <w:rPr>
          <w:rFonts w:ascii="Times New Roman" w:hAnsi="Times New Roman" w:cs="Times New Roman"/>
        </w:rPr>
        <w:t xml:space="preserve">. </w:t>
      </w:r>
      <w:r w:rsidR="00455040" w:rsidRPr="00B5009E">
        <w:rPr>
          <w:rFonts w:ascii="Times New Roman" w:hAnsi="Times New Roman" w:cs="Times New Roman"/>
        </w:rPr>
        <w:t>It</w:t>
      </w:r>
      <w:r w:rsidRPr="00B5009E">
        <w:rPr>
          <w:rFonts w:ascii="Times New Roman" w:hAnsi="Times New Roman" w:cs="Times New Roman"/>
        </w:rPr>
        <w:t xml:space="preserve"> continue</w:t>
      </w:r>
      <w:r w:rsidR="00E237E5">
        <w:rPr>
          <w:rFonts w:ascii="Times New Roman" w:hAnsi="Times New Roman" w:cs="Times New Roman"/>
        </w:rPr>
        <w:t>s</w:t>
      </w:r>
      <w:r w:rsidRPr="00B5009E">
        <w:rPr>
          <w:rFonts w:ascii="Times New Roman" w:hAnsi="Times New Roman" w:cs="Times New Roman"/>
        </w:rPr>
        <w:t xml:space="preserve"> w</w:t>
      </w:r>
      <w:r w:rsidR="00E237E5">
        <w:rPr>
          <w:rFonts w:ascii="Times New Roman" w:hAnsi="Times New Roman" w:cs="Times New Roman"/>
        </w:rPr>
        <w:t xml:space="preserve">ith </w:t>
      </w:r>
      <w:r w:rsidRPr="00B5009E">
        <w:rPr>
          <w:rFonts w:ascii="Times New Roman" w:hAnsi="Times New Roman" w:cs="Times New Roman"/>
        </w:rPr>
        <w:t>the gospel arriv</w:t>
      </w:r>
      <w:r w:rsidR="00E237E5">
        <w:rPr>
          <w:rFonts w:ascii="Times New Roman" w:hAnsi="Times New Roman" w:cs="Times New Roman"/>
        </w:rPr>
        <w:t xml:space="preserve">ing </w:t>
      </w:r>
      <w:r w:rsidRPr="00B5009E">
        <w:rPr>
          <w:rFonts w:ascii="Times New Roman" w:hAnsi="Times New Roman" w:cs="Times New Roman"/>
        </w:rPr>
        <w:t xml:space="preserve">in </w:t>
      </w:r>
      <w:r w:rsidR="00455040" w:rsidRPr="00B5009E">
        <w:rPr>
          <w:rFonts w:ascii="Times New Roman" w:hAnsi="Times New Roman" w:cs="Times New Roman"/>
        </w:rPr>
        <w:t>his</w:t>
      </w:r>
      <w:r w:rsidRPr="00B5009E">
        <w:rPr>
          <w:rFonts w:ascii="Times New Roman" w:hAnsi="Times New Roman" w:cs="Times New Roman"/>
        </w:rPr>
        <w:t xml:space="preserve"> hometown of Tal in 1932</w:t>
      </w:r>
      <w:r w:rsidR="00E237E5">
        <w:rPr>
          <w:rFonts w:ascii="Times New Roman" w:hAnsi="Times New Roman" w:cs="Times New Roman"/>
        </w:rPr>
        <w:t xml:space="preserve">, </w:t>
      </w:r>
      <w:r w:rsidR="007962B4">
        <w:rPr>
          <w:rFonts w:ascii="Times New Roman" w:hAnsi="Times New Roman" w:cs="Times New Roman"/>
        </w:rPr>
        <w:t xml:space="preserve">when </w:t>
      </w:r>
      <w:r w:rsidR="00560C3C">
        <w:rPr>
          <w:rFonts w:ascii="Times New Roman" w:hAnsi="Times New Roman" w:cs="Times New Roman"/>
        </w:rPr>
        <w:t xml:space="preserve">two men named </w:t>
      </w:r>
      <w:r w:rsidR="00560C3C" w:rsidRPr="00B5009E">
        <w:rPr>
          <w:rFonts w:ascii="Times New Roman" w:hAnsi="Times New Roman" w:cs="Times New Roman"/>
        </w:rPr>
        <w:t xml:space="preserve">Sambo </w:t>
      </w:r>
      <w:proofErr w:type="spellStart"/>
      <w:r w:rsidR="00560C3C" w:rsidRPr="00B5009E">
        <w:rPr>
          <w:rFonts w:ascii="Times New Roman" w:hAnsi="Times New Roman" w:cs="Times New Roman"/>
        </w:rPr>
        <w:t>Bukbuk</w:t>
      </w:r>
      <w:proofErr w:type="spellEnd"/>
      <w:r w:rsidR="00560C3C" w:rsidRPr="00B5009E">
        <w:rPr>
          <w:rFonts w:ascii="Times New Roman" w:hAnsi="Times New Roman" w:cs="Times New Roman"/>
        </w:rPr>
        <w:t xml:space="preserve"> and Alkali Tal </w:t>
      </w:r>
      <w:r w:rsidR="00BD2FB6">
        <w:rPr>
          <w:rFonts w:ascii="Times New Roman" w:hAnsi="Times New Roman" w:cs="Times New Roman"/>
        </w:rPr>
        <w:t>arrived</w:t>
      </w:r>
      <w:r w:rsidR="00560C3C">
        <w:rPr>
          <w:rFonts w:ascii="Times New Roman" w:hAnsi="Times New Roman" w:cs="Times New Roman"/>
        </w:rPr>
        <w:t xml:space="preserve"> as evangelists</w:t>
      </w:r>
      <w:r w:rsidR="00560C3C" w:rsidRPr="00B5009E">
        <w:rPr>
          <w:rFonts w:ascii="Times New Roman" w:hAnsi="Times New Roman" w:cs="Times New Roman"/>
        </w:rPr>
        <w:t xml:space="preserve"> </w:t>
      </w:r>
      <w:r w:rsidRPr="00B5009E">
        <w:rPr>
          <w:rFonts w:ascii="Times New Roman" w:hAnsi="Times New Roman" w:cs="Times New Roman"/>
        </w:rPr>
        <w:t>from neighbo</w:t>
      </w:r>
      <w:r w:rsidR="00F31755">
        <w:rPr>
          <w:rFonts w:ascii="Times New Roman" w:hAnsi="Times New Roman" w:cs="Times New Roman"/>
        </w:rPr>
        <w:t>u</w:t>
      </w:r>
      <w:r w:rsidRPr="00B5009E">
        <w:rPr>
          <w:rFonts w:ascii="Times New Roman" w:hAnsi="Times New Roman" w:cs="Times New Roman"/>
        </w:rPr>
        <w:t>ring Billiri</w:t>
      </w:r>
      <w:r w:rsidR="00AD242E">
        <w:rPr>
          <w:rFonts w:ascii="Times New Roman" w:hAnsi="Times New Roman" w:cs="Times New Roman"/>
        </w:rPr>
        <w:t xml:space="preserve">. </w:t>
      </w:r>
      <w:r w:rsidRPr="00B5009E">
        <w:rPr>
          <w:rFonts w:ascii="Times New Roman" w:hAnsi="Times New Roman" w:cs="Times New Roman"/>
        </w:rPr>
        <w:t>The story continue</w:t>
      </w:r>
      <w:r w:rsidR="00217C38">
        <w:rPr>
          <w:rFonts w:ascii="Times New Roman" w:hAnsi="Times New Roman" w:cs="Times New Roman"/>
        </w:rPr>
        <w:t>s</w:t>
      </w:r>
      <w:r w:rsidRPr="00B5009E">
        <w:rPr>
          <w:rFonts w:ascii="Times New Roman" w:hAnsi="Times New Roman" w:cs="Times New Roman"/>
        </w:rPr>
        <w:t xml:space="preserve"> with godly Christian grandparents and parents who raised up Stephen. </w:t>
      </w:r>
      <w:r w:rsidR="00560C3C">
        <w:rPr>
          <w:rFonts w:ascii="Times New Roman" w:hAnsi="Times New Roman" w:cs="Times New Roman"/>
        </w:rPr>
        <w:t>Today</w:t>
      </w:r>
      <w:r w:rsidR="00217C38">
        <w:rPr>
          <w:rFonts w:ascii="Times New Roman" w:hAnsi="Times New Roman" w:cs="Times New Roman"/>
        </w:rPr>
        <w:t xml:space="preserve"> </w:t>
      </w:r>
      <w:r w:rsidR="00AD242E">
        <w:rPr>
          <w:rFonts w:ascii="Times New Roman" w:hAnsi="Times New Roman" w:cs="Times New Roman"/>
        </w:rPr>
        <w:t>Stephen</w:t>
      </w:r>
      <w:r w:rsidR="00217C38">
        <w:rPr>
          <w:rFonts w:ascii="Times New Roman" w:hAnsi="Times New Roman" w:cs="Times New Roman"/>
        </w:rPr>
        <w:t xml:space="preserve"> is continuing the story.</w:t>
      </w:r>
    </w:p>
    <w:p w14:paraId="06A052CE" w14:textId="2604602C" w:rsidR="00BB10C4" w:rsidRPr="00B5009E" w:rsidRDefault="00BD14B7" w:rsidP="00BB10C4">
      <w:pPr>
        <w:spacing w:line="22" w:lineRule="atLeast"/>
        <w:ind w:firstLine="720"/>
        <w:rPr>
          <w:rFonts w:ascii="Times New Roman" w:hAnsi="Times New Roman" w:cs="Times New Roman"/>
        </w:rPr>
      </w:pPr>
      <w:r w:rsidRPr="008E6E64">
        <w:rPr>
          <w:rFonts w:ascii="Times New Roman" w:hAnsi="Times New Roman" w:cs="Times New Roman"/>
          <w:b/>
          <w:noProof/>
        </w:rPr>
        <mc:AlternateContent>
          <mc:Choice Requires="wps">
            <w:drawing>
              <wp:anchor distT="45720" distB="45720" distL="114300" distR="114300" simplePos="0" relativeHeight="251664384" behindDoc="0" locked="0" layoutInCell="1" allowOverlap="1" wp14:anchorId="76CF3391" wp14:editId="4E349BCF">
                <wp:simplePos x="0" y="0"/>
                <wp:positionH relativeFrom="column">
                  <wp:posOffset>-158750</wp:posOffset>
                </wp:positionH>
                <wp:positionV relativeFrom="paragraph">
                  <wp:posOffset>152400</wp:posOffset>
                </wp:positionV>
                <wp:extent cx="2543175" cy="21907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190750"/>
                        </a:xfrm>
                        <a:prstGeom prst="rect">
                          <a:avLst/>
                        </a:prstGeom>
                        <a:solidFill>
                          <a:srgbClr val="FFFFFF"/>
                        </a:solidFill>
                        <a:ln w="9525">
                          <a:solidFill>
                            <a:srgbClr val="000000"/>
                          </a:solidFill>
                          <a:miter lim="800000"/>
                          <a:headEnd/>
                          <a:tailEnd/>
                        </a:ln>
                      </wps:spPr>
                      <wps:txbx>
                        <w:txbxContent>
                          <w:p w14:paraId="4A0A96D2" w14:textId="77777777" w:rsidR="008E6E64" w:rsidRPr="00560C3C" w:rsidRDefault="008E6E64" w:rsidP="008E6E64">
                            <w:pPr>
                              <w:spacing w:line="22" w:lineRule="atLeast"/>
                              <w:rPr>
                                <w:rFonts w:ascii="Times New Roman" w:hAnsi="Times New Roman" w:cs="Times New Roman"/>
                                <w:i/>
                                <w:sz w:val="21"/>
                                <w:szCs w:val="21"/>
                              </w:rPr>
                            </w:pPr>
                            <w:r w:rsidRPr="00560C3C">
                              <w:rPr>
                                <w:rFonts w:ascii="Times New Roman" w:hAnsi="Times New Roman" w:cs="Times New Roman"/>
                                <w:i/>
                                <w:sz w:val="21"/>
                                <w:szCs w:val="21"/>
                              </w:rPr>
                              <w:t>Sources:</w:t>
                            </w:r>
                          </w:p>
                          <w:p w14:paraId="37A21A5E" w14:textId="03D2D38E" w:rsidR="008E6E64" w:rsidRPr="00560C3C" w:rsidRDefault="008E6E64" w:rsidP="00C12F4B">
                            <w:pPr>
                              <w:pStyle w:val="ListParagraph"/>
                              <w:numPr>
                                <w:ilvl w:val="0"/>
                                <w:numId w:val="6"/>
                              </w:numPr>
                              <w:spacing w:line="22" w:lineRule="atLeast"/>
                              <w:rPr>
                                <w:rFonts w:ascii="Times New Roman" w:hAnsi="Times New Roman" w:cs="Times New Roman"/>
                                <w:i/>
                                <w:sz w:val="21"/>
                                <w:szCs w:val="21"/>
                              </w:rPr>
                            </w:pPr>
                            <w:r w:rsidRPr="00560C3C">
                              <w:rPr>
                                <w:rFonts w:ascii="Times New Roman" w:hAnsi="Times New Roman" w:cs="Times New Roman"/>
                                <w:i/>
                                <w:sz w:val="21"/>
                                <w:szCs w:val="21"/>
                              </w:rPr>
                              <w:t xml:space="preserve">SIM and the Tangale Factor in the Christianization of the Hausa of Northern Nigeria, 1915-1976. Rev. </w:t>
                            </w:r>
                            <w:proofErr w:type="spellStart"/>
                            <w:r w:rsidRPr="00560C3C">
                              <w:rPr>
                                <w:rFonts w:ascii="Times New Roman" w:hAnsi="Times New Roman" w:cs="Times New Roman"/>
                                <w:i/>
                                <w:sz w:val="21"/>
                                <w:szCs w:val="21"/>
                              </w:rPr>
                              <w:t>Dr.</w:t>
                            </w:r>
                            <w:proofErr w:type="spellEnd"/>
                            <w:r w:rsidRPr="00560C3C">
                              <w:rPr>
                                <w:rFonts w:ascii="Times New Roman" w:hAnsi="Times New Roman" w:cs="Times New Roman"/>
                                <w:i/>
                                <w:sz w:val="21"/>
                                <w:szCs w:val="21"/>
                              </w:rPr>
                              <w:t xml:space="preserve"> Reuben </w:t>
                            </w:r>
                            <w:proofErr w:type="spellStart"/>
                            <w:r w:rsidRPr="00560C3C">
                              <w:rPr>
                                <w:rFonts w:ascii="Times New Roman" w:hAnsi="Times New Roman" w:cs="Times New Roman"/>
                                <w:i/>
                                <w:sz w:val="21"/>
                                <w:szCs w:val="21"/>
                              </w:rPr>
                              <w:t>Goje</w:t>
                            </w:r>
                            <w:proofErr w:type="spellEnd"/>
                            <w:r w:rsidRPr="00560C3C">
                              <w:rPr>
                                <w:rFonts w:ascii="Times New Roman" w:hAnsi="Times New Roman" w:cs="Times New Roman"/>
                                <w:i/>
                                <w:sz w:val="21"/>
                                <w:szCs w:val="21"/>
                              </w:rPr>
                              <w:t xml:space="preserve"> </w:t>
                            </w:r>
                            <w:proofErr w:type="spellStart"/>
                            <w:r w:rsidRPr="00560C3C">
                              <w:rPr>
                                <w:rFonts w:ascii="Times New Roman" w:hAnsi="Times New Roman" w:cs="Times New Roman"/>
                                <w:i/>
                                <w:sz w:val="21"/>
                                <w:szCs w:val="21"/>
                              </w:rPr>
                              <w:t>Maiture</w:t>
                            </w:r>
                            <w:proofErr w:type="spellEnd"/>
                            <w:r w:rsidRPr="00560C3C">
                              <w:rPr>
                                <w:rFonts w:ascii="Times New Roman" w:hAnsi="Times New Roman" w:cs="Times New Roman"/>
                                <w:i/>
                                <w:sz w:val="21"/>
                                <w:szCs w:val="21"/>
                              </w:rPr>
                              <w:t>. Published in “Transforming Africa’s Religious Landscapes” Africa World Press, 2018.</w:t>
                            </w:r>
                          </w:p>
                          <w:p w14:paraId="60DA6030" w14:textId="366BEB45" w:rsidR="008E6E64" w:rsidRPr="00560C3C" w:rsidRDefault="008E6E64" w:rsidP="00C12F4B">
                            <w:pPr>
                              <w:pStyle w:val="ListParagraph"/>
                              <w:numPr>
                                <w:ilvl w:val="0"/>
                                <w:numId w:val="6"/>
                              </w:numPr>
                              <w:spacing w:line="22" w:lineRule="atLeast"/>
                              <w:rPr>
                                <w:rFonts w:ascii="Times New Roman" w:hAnsi="Times New Roman" w:cs="Times New Roman"/>
                                <w:i/>
                                <w:sz w:val="21"/>
                                <w:szCs w:val="21"/>
                              </w:rPr>
                            </w:pPr>
                            <w:r w:rsidRPr="00560C3C">
                              <w:rPr>
                                <w:rFonts w:ascii="Times New Roman" w:hAnsi="Times New Roman" w:cs="Times New Roman"/>
                                <w:i/>
                                <w:sz w:val="21"/>
                                <w:szCs w:val="21"/>
                              </w:rPr>
                              <w:t>“The Story of Bi</w:t>
                            </w:r>
                            <w:r w:rsidR="00602522">
                              <w:rPr>
                                <w:rFonts w:ascii="Times New Roman" w:hAnsi="Times New Roman" w:cs="Times New Roman"/>
                                <w:i/>
                                <w:sz w:val="21"/>
                                <w:szCs w:val="21"/>
                              </w:rPr>
                              <w:t>l</w:t>
                            </w:r>
                            <w:r w:rsidRPr="00560C3C">
                              <w:rPr>
                                <w:rFonts w:ascii="Times New Roman" w:hAnsi="Times New Roman" w:cs="Times New Roman"/>
                                <w:i/>
                                <w:sz w:val="21"/>
                                <w:szCs w:val="21"/>
                              </w:rPr>
                              <w:t>liri” The Sudan Witness, Jan-Feb 1938, Harry Harling</w:t>
                            </w:r>
                          </w:p>
                          <w:p w14:paraId="34A8FBB0" w14:textId="77777777" w:rsidR="008E6E64" w:rsidRPr="00560C3C" w:rsidRDefault="008E6E64" w:rsidP="00C12F4B">
                            <w:pPr>
                              <w:pStyle w:val="ListParagraph"/>
                              <w:numPr>
                                <w:ilvl w:val="0"/>
                                <w:numId w:val="6"/>
                              </w:numPr>
                              <w:spacing w:line="22" w:lineRule="atLeast"/>
                              <w:rPr>
                                <w:rFonts w:ascii="Times New Roman" w:hAnsi="Times New Roman" w:cs="Times New Roman"/>
                                <w:i/>
                                <w:sz w:val="21"/>
                                <w:szCs w:val="21"/>
                              </w:rPr>
                            </w:pPr>
                            <w:r w:rsidRPr="00560C3C">
                              <w:rPr>
                                <w:rFonts w:ascii="Times New Roman" w:hAnsi="Times New Roman" w:cs="Times New Roman"/>
                                <w:i/>
                                <w:sz w:val="21"/>
                                <w:szCs w:val="21"/>
                              </w:rPr>
                              <w:t>A Grain of Mustard Seed, The Sudan Witness, Nov-Dec 1940, Charles Gordon Beacham.</w:t>
                            </w:r>
                          </w:p>
                          <w:p w14:paraId="54C1CF44" w14:textId="6716E864" w:rsidR="008E6E64" w:rsidRDefault="008E6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CF3391" id="_x0000_t202" coordsize="21600,21600" o:spt="202" path="m,l,21600r21600,l21600,xe">
                <v:stroke joinstyle="miter"/>
                <v:path gradientshapeok="t" o:connecttype="rect"/>
              </v:shapetype>
              <v:shape id="Text Box 2" o:spid="_x0000_s1026" type="#_x0000_t202" style="position:absolute;left:0;text-align:left;margin-left:-12.5pt;margin-top:12pt;width:200.25pt;height:17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">
                <v:textbox>
                  <w:txbxContent>
                    <w:p w14:paraId="4A0A96D2" w14:textId="77777777" w:rsidR="008E6E64" w:rsidRPr="00560C3C" w:rsidRDefault="008E6E64" w:rsidP="008E6E64">
                      <w:pPr>
                        <w:spacing w:line="22" w:lineRule="atLeast"/>
                        <w:rPr>
                          <w:rFonts w:ascii="Times New Roman" w:hAnsi="Times New Roman" w:cs="Times New Roman"/>
                          <w:i/>
                          <w:sz w:val="21"/>
                          <w:szCs w:val="21"/>
                        </w:rPr>
                      </w:pPr>
                      <w:r w:rsidRPr="00560C3C">
                        <w:rPr>
                          <w:rFonts w:ascii="Times New Roman" w:hAnsi="Times New Roman" w:cs="Times New Roman"/>
                          <w:i/>
                          <w:sz w:val="21"/>
                          <w:szCs w:val="21"/>
                        </w:rPr>
                        <w:t>Sources:</w:t>
                      </w:r>
                    </w:p>
                    <w:p w14:paraId="37A21A5E" w14:textId="03D2D38E" w:rsidR="008E6E64" w:rsidRPr="00560C3C" w:rsidRDefault="008E6E64" w:rsidP="00C12F4B">
                      <w:pPr>
                        <w:pStyle w:val="ListParagraph"/>
                        <w:numPr>
                          <w:ilvl w:val="0"/>
                          <w:numId w:val="6"/>
                        </w:numPr>
                        <w:spacing w:line="22" w:lineRule="atLeast"/>
                        <w:rPr>
                          <w:rFonts w:ascii="Times New Roman" w:hAnsi="Times New Roman" w:cs="Times New Roman"/>
                          <w:i/>
                          <w:sz w:val="21"/>
                          <w:szCs w:val="21"/>
                        </w:rPr>
                      </w:pPr>
                      <w:r w:rsidRPr="00560C3C">
                        <w:rPr>
                          <w:rFonts w:ascii="Times New Roman" w:hAnsi="Times New Roman" w:cs="Times New Roman"/>
                          <w:i/>
                          <w:sz w:val="21"/>
                          <w:szCs w:val="21"/>
                        </w:rPr>
                        <w:t xml:space="preserve">SIM and the Tangale Factor in the Christianization of the Hausa of Northern Nigeria, 1915-1976. Rev. </w:t>
                      </w:r>
                      <w:proofErr w:type="spellStart"/>
                      <w:r w:rsidRPr="00560C3C">
                        <w:rPr>
                          <w:rFonts w:ascii="Times New Roman" w:hAnsi="Times New Roman" w:cs="Times New Roman"/>
                          <w:i/>
                          <w:sz w:val="21"/>
                          <w:szCs w:val="21"/>
                        </w:rPr>
                        <w:t>Dr.</w:t>
                      </w:r>
                      <w:proofErr w:type="spellEnd"/>
                      <w:r w:rsidRPr="00560C3C">
                        <w:rPr>
                          <w:rFonts w:ascii="Times New Roman" w:hAnsi="Times New Roman" w:cs="Times New Roman"/>
                          <w:i/>
                          <w:sz w:val="21"/>
                          <w:szCs w:val="21"/>
                        </w:rPr>
                        <w:t xml:space="preserve"> Reuben </w:t>
                      </w:r>
                      <w:proofErr w:type="spellStart"/>
                      <w:r w:rsidRPr="00560C3C">
                        <w:rPr>
                          <w:rFonts w:ascii="Times New Roman" w:hAnsi="Times New Roman" w:cs="Times New Roman"/>
                          <w:i/>
                          <w:sz w:val="21"/>
                          <w:szCs w:val="21"/>
                        </w:rPr>
                        <w:t>Goje</w:t>
                      </w:r>
                      <w:proofErr w:type="spellEnd"/>
                      <w:r w:rsidRPr="00560C3C">
                        <w:rPr>
                          <w:rFonts w:ascii="Times New Roman" w:hAnsi="Times New Roman" w:cs="Times New Roman"/>
                          <w:i/>
                          <w:sz w:val="21"/>
                          <w:szCs w:val="21"/>
                        </w:rPr>
                        <w:t xml:space="preserve"> </w:t>
                      </w:r>
                      <w:proofErr w:type="spellStart"/>
                      <w:r w:rsidRPr="00560C3C">
                        <w:rPr>
                          <w:rFonts w:ascii="Times New Roman" w:hAnsi="Times New Roman" w:cs="Times New Roman"/>
                          <w:i/>
                          <w:sz w:val="21"/>
                          <w:szCs w:val="21"/>
                        </w:rPr>
                        <w:t>Maiture</w:t>
                      </w:r>
                      <w:proofErr w:type="spellEnd"/>
                      <w:r w:rsidRPr="00560C3C">
                        <w:rPr>
                          <w:rFonts w:ascii="Times New Roman" w:hAnsi="Times New Roman" w:cs="Times New Roman"/>
                          <w:i/>
                          <w:sz w:val="21"/>
                          <w:szCs w:val="21"/>
                        </w:rPr>
                        <w:t>. Published in “Transforming Africa’s Religious Landscapes” Africa World Press, 2018.</w:t>
                      </w:r>
                    </w:p>
                    <w:p w14:paraId="60DA6030" w14:textId="366BEB45" w:rsidR="008E6E64" w:rsidRPr="00560C3C" w:rsidRDefault="008E6E64" w:rsidP="00C12F4B">
                      <w:pPr>
                        <w:pStyle w:val="ListParagraph"/>
                        <w:numPr>
                          <w:ilvl w:val="0"/>
                          <w:numId w:val="6"/>
                        </w:numPr>
                        <w:spacing w:line="22" w:lineRule="atLeast"/>
                        <w:rPr>
                          <w:rFonts w:ascii="Times New Roman" w:hAnsi="Times New Roman" w:cs="Times New Roman"/>
                          <w:i/>
                          <w:sz w:val="21"/>
                          <w:szCs w:val="21"/>
                        </w:rPr>
                      </w:pPr>
                      <w:r w:rsidRPr="00560C3C">
                        <w:rPr>
                          <w:rFonts w:ascii="Times New Roman" w:hAnsi="Times New Roman" w:cs="Times New Roman"/>
                          <w:i/>
                          <w:sz w:val="21"/>
                          <w:szCs w:val="21"/>
                        </w:rPr>
                        <w:t>“The Story of Bi</w:t>
                      </w:r>
                      <w:r w:rsidR="00602522">
                        <w:rPr>
                          <w:rFonts w:ascii="Times New Roman" w:hAnsi="Times New Roman" w:cs="Times New Roman"/>
                          <w:i/>
                          <w:sz w:val="21"/>
                          <w:szCs w:val="21"/>
                        </w:rPr>
                        <w:t>l</w:t>
                      </w:r>
                      <w:r w:rsidRPr="00560C3C">
                        <w:rPr>
                          <w:rFonts w:ascii="Times New Roman" w:hAnsi="Times New Roman" w:cs="Times New Roman"/>
                          <w:i/>
                          <w:sz w:val="21"/>
                          <w:szCs w:val="21"/>
                        </w:rPr>
                        <w:t>liri” The Sudan Witness, Jan-Feb 1938, Harry Harling</w:t>
                      </w:r>
                    </w:p>
                    <w:p w14:paraId="34A8FBB0" w14:textId="77777777" w:rsidR="008E6E64" w:rsidRPr="00560C3C" w:rsidRDefault="008E6E64" w:rsidP="00C12F4B">
                      <w:pPr>
                        <w:pStyle w:val="ListParagraph"/>
                        <w:numPr>
                          <w:ilvl w:val="0"/>
                          <w:numId w:val="6"/>
                        </w:numPr>
                        <w:spacing w:line="22" w:lineRule="atLeast"/>
                        <w:rPr>
                          <w:rFonts w:ascii="Times New Roman" w:hAnsi="Times New Roman" w:cs="Times New Roman"/>
                          <w:i/>
                          <w:sz w:val="21"/>
                          <w:szCs w:val="21"/>
                        </w:rPr>
                      </w:pPr>
                      <w:r w:rsidRPr="00560C3C">
                        <w:rPr>
                          <w:rFonts w:ascii="Times New Roman" w:hAnsi="Times New Roman" w:cs="Times New Roman"/>
                          <w:i/>
                          <w:sz w:val="21"/>
                          <w:szCs w:val="21"/>
                        </w:rPr>
                        <w:t>A Grain of Mustard Seed, The Sudan Witness, Nov-Dec 1940, Charles Gordon Beacham.</w:t>
                      </w:r>
                    </w:p>
                    <w:p w14:paraId="54C1CF44" w14:textId="6716E864" w:rsidR="008E6E64" w:rsidRDefault="008E6E64"/>
                  </w:txbxContent>
                </v:textbox>
                <w10:wrap type="square"/>
              </v:shape>
            </w:pict>
          </mc:Fallback>
        </mc:AlternateContent>
      </w:r>
    </w:p>
    <w:p w14:paraId="3A81EF94" w14:textId="2A6145DC" w:rsidR="00F233CF" w:rsidRPr="00B5009E" w:rsidRDefault="00F233CF" w:rsidP="00971D71">
      <w:pPr>
        <w:spacing w:line="22" w:lineRule="atLeast"/>
        <w:rPr>
          <w:rFonts w:ascii="Times New Roman" w:hAnsi="Times New Roman" w:cs="Times New Roman"/>
          <w:b/>
        </w:rPr>
      </w:pPr>
    </w:p>
    <w:p w14:paraId="2159E801" w14:textId="7554055C" w:rsidR="00144BCC" w:rsidRPr="00B5009E" w:rsidRDefault="00144BCC" w:rsidP="00971D71">
      <w:pPr>
        <w:spacing w:line="22" w:lineRule="atLeast"/>
        <w:rPr>
          <w:rFonts w:ascii="Times New Roman" w:hAnsi="Times New Roman" w:cs="Times New Roman"/>
        </w:rPr>
      </w:pPr>
    </w:p>
    <w:p w14:paraId="335E9874" w14:textId="4F0B61B2" w:rsidR="00E17050" w:rsidRPr="00B5009E" w:rsidRDefault="00E17050" w:rsidP="00971D71">
      <w:pPr>
        <w:spacing w:line="22" w:lineRule="atLeast"/>
        <w:rPr>
          <w:rFonts w:ascii="Times New Roman" w:hAnsi="Times New Roman" w:cs="Times New Roman"/>
        </w:rPr>
      </w:pPr>
    </w:p>
    <w:p w14:paraId="42C9D706" w14:textId="60517C63" w:rsidR="00B55C0F" w:rsidRPr="00B5009E" w:rsidRDefault="006E7BF5" w:rsidP="00971D71">
      <w:pPr>
        <w:spacing w:line="22" w:lineRule="atLeast"/>
        <w:jc w:val="center"/>
        <w:rPr>
          <w:rFonts w:ascii="Times New Roman" w:hAnsi="Times New Roman" w:cs="Times New Roman"/>
          <w:b/>
        </w:rPr>
      </w:pPr>
      <w:r w:rsidRPr="00B5009E">
        <w:rPr>
          <w:rFonts w:ascii="Times New Roman" w:hAnsi="Times New Roman" w:cs="Times New Roman"/>
          <w:b/>
        </w:rPr>
        <w:t>*</w:t>
      </w:r>
      <w:r w:rsidRPr="00B5009E">
        <w:rPr>
          <w:rFonts w:ascii="Times New Roman" w:hAnsi="Times New Roman" w:cs="Times New Roman"/>
          <w:b/>
        </w:rPr>
        <w:tab/>
      </w:r>
      <w:r w:rsidRPr="00B5009E">
        <w:rPr>
          <w:rFonts w:ascii="Times New Roman" w:hAnsi="Times New Roman" w:cs="Times New Roman"/>
          <w:b/>
        </w:rPr>
        <w:tab/>
        <w:t>*</w:t>
      </w:r>
      <w:r w:rsidRPr="00B5009E">
        <w:rPr>
          <w:rFonts w:ascii="Times New Roman" w:hAnsi="Times New Roman" w:cs="Times New Roman"/>
          <w:b/>
        </w:rPr>
        <w:tab/>
      </w:r>
      <w:r w:rsidRPr="00B5009E">
        <w:rPr>
          <w:rFonts w:ascii="Times New Roman" w:hAnsi="Times New Roman" w:cs="Times New Roman"/>
          <w:b/>
        </w:rPr>
        <w:tab/>
        <w:t>*</w:t>
      </w:r>
    </w:p>
    <w:p w14:paraId="55768F5C" w14:textId="77777777" w:rsidR="00B55C0F" w:rsidRPr="00B5009E" w:rsidRDefault="00B55C0F" w:rsidP="00971D71">
      <w:pPr>
        <w:spacing w:line="22" w:lineRule="atLeast"/>
        <w:rPr>
          <w:rFonts w:ascii="Times New Roman" w:hAnsi="Times New Roman" w:cs="Times New Roman"/>
          <w:b/>
        </w:rPr>
      </w:pPr>
    </w:p>
    <w:p w14:paraId="6EB36591" w14:textId="77777777" w:rsidR="006E7BF5" w:rsidRPr="00B5009E" w:rsidRDefault="006E7BF5" w:rsidP="00971D71">
      <w:pPr>
        <w:spacing w:line="22" w:lineRule="atLeast"/>
        <w:rPr>
          <w:rFonts w:ascii="Times New Roman" w:hAnsi="Times New Roman" w:cs="Times New Roman"/>
          <w:b/>
        </w:rPr>
      </w:pPr>
    </w:p>
    <w:p w14:paraId="051322B4" w14:textId="77777777" w:rsidR="00BD14B7" w:rsidRDefault="00BD14B7" w:rsidP="00971D71">
      <w:pPr>
        <w:spacing w:line="22" w:lineRule="atLeast"/>
        <w:rPr>
          <w:rFonts w:ascii="Times New Roman" w:hAnsi="Times New Roman" w:cs="Times New Roman"/>
          <w:b/>
        </w:rPr>
      </w:pPr>
    </w:p>
    <w:p w14:paraId="5670221F" w14:textId="77777777" w:rsidR="00BD14B7" w:rsidRDefault="00BD14B7" w:rsidP="00971D71">
      <w:pPr>
        <w:spacing w:line="22" w:lineRule="atLeast"/>
        <w:rPr>
          <w:rFonts w:ascii="Times New Roman" w:hAnsi="Times New Roman" w:cs="Times New Roman"/>
          <w:b/>
        </w:rPr>
      </w:pPr>
    </w:p>
    <w:p w14:paraId="0F592163" w14:textId="77777777" w:rsidR="00BD14B7" w:rsidRDefault="00BD14B7" w:rsidP="00971D71">
      <w:pPr>
        <w:spacing w:line="22" w:lineRule="atLeast"/>
        <w:rPr>
          <w:rFonts w:ascii="Times New Roman" w:hAnsi="Times New Roman" w:cs="Times New Roman"/>
          <w:b/>
        </w:rPr>
      </w:pPr>
    </w:p>
    <w:p w14:paraId="0436C9F1" w14:textId="77777777" w:rsidR="00BD14B7" w:rsidRDefault="00BD14B7" w:rsidP="00971D71">
      <w:pPr>
        <w:spacing w:line="22" w:lineRule="atLeast"/>
        <w:rPr>
          <w:rFonts w:ascii="Times New Roman" w:hAnsi="Times New Roman" w:cs="Times New Roman"/>
          <w:b/>
        </w:rPr>
      </w:pPr>
    </w:p>
    <w:p w14:paraId="734CBB4F" w14:textId="77777777" w:rsidR="00BD14B7" w:rsidRDefault="00BD14B7" w:rsidP="00971D71">
      <w:pPr>
        <w:spacing w:line="22" w:lineRule="atLeast"/>
        <w:rPr>
          <w:rFonts w:ascii="Times New Roman" w:hAnsi="Times New Roman" w:cs="Times New Roman"/>
          <w:b/>
        </w:rPr>
      </w:pPr>
    </w:p>
    <w:p w14:paraId="50E31328" w14:textId="77777777" w:rsidR="00BD14B7" w:rsidRDefault="00BD14B7" w:rsidP="00971D71">
      <w:pPr>
        <w:spacing w:line="22" w:lineRule="atLeast"/>
        <w:rPr>
          <w:rFonts w:ascii="Times New Roman" w:hAnsi="Times New Roman" w:cs="Times New Roman"/>
          <w:b/>
        </w:rPr>
      </w:pPr>
    </w:p>
    <w:p w14:paraId="114611D5" w14:textId="77777777" w:rsidR="00BD14B7" w:rsidRDefault="00BD14B7" w:rsidP="00971D71">
      <w:pPr>
        <w:spacing w:line="22" w:lineRule="atLeast"/>
        <w:rPr>
          <w:rFonts w:ascii="Times New Roman" w:hAnsi="Times New Roman" w:cs="Times New Roman"/>
          <w:b/>
        </w:rPr>
      </w:pPr>
    </w:p>
    <w:p w14:paraId="41D6E986" w14:textId="3262BEFF" w:rsidR="00EC232D" w:rsidRDefault="00E17050" w:rsidP="00971D71">
      <w:pPr>
        <w:spacing w:line="22" w:lineRule="atLeast"/>
        <w:rPr>
          <w:rFonts w:ascii="Times New Roman" w:hAnsi="Times New Roman" w:cs="Times New Roman"/>
          <w:b/>
        </w:rPr>
      </w:pPr>
      <w:r w:rsidRPr="00B5009E">
        <w:rPr>
          <w:rFonts w:ascii="Times New Roman" w:hAnsi="Times New Roman" w:cs="Times New Roman"/>
          <w:b/>
        </w:rPr>
        <w:t>Pioneer Xhosa missionary opens doors in Malawi</w:t>
      </w:r>
      <w:r w:rsidR="00EC232D">
        <w:rPr>
          <w:rFonts w:ascii="Times New Roman" w:hAnsi="Times New Roman" w:cs="Times New Roman"/>
          <w:b/>
        </w:rPr>
        <w:t xml:space="preserve">  </w:t>
      </w:r>
    </w:p>
    <w:p w14:paraId="6FE18CA1" w14:textId="77777777" w:rsidR="00C14BC5" w:rsidRPr="00B5009E" w:rsidRDefault="00C14BC5" w:rsidP="00971D71">
      <w:pPr>
        <w:spacing w:line="22" w:lineRule="atLeast"/>
        <w:rPr>
          <w:rFonts w:ascii="Times New Roman" w:hAnsi="Times New Roman" w:cs="Times New Roman"/>
        </w:rPr>
      </w:pPr>
    </w:p>
    <w:p w14:paraId="77EACC95" w14:textId="35229BB7" w:rsidR="00E17050" w:rsidRDefault="00E17050" w:rsidP="00971D71">
      <w:pPr>
        <w:spacing w:line="22" w:lineRule="atLeast"/>
        <w:jc w:val="center"/>
        <w:rPr>
          <w:rFonts w:ascii="Times New Roman" w:hAnsi="Times New Roman" w:cs="Times New Roman"/>
        </w:rPr>
      </w:pPr>
      <w:r w:rsidRPr="00B5009E">
        <w:rPr>
          <w:rFonts w:ascii="Times New Roman" w:hAnsi="Times New Roman" w:cs="Times New Roman"/>
        </w:rPr>
        <w:t>Leave darkness! Come to the light!</w:t>
      </w:r>
    </w:p>
    <w:p w14:paraId="5AC512F6" w14:textId="77777777" w:rsidR="007637C6" w:rsidRPr="00B5009E" w:rsidRDefault="007637C6" w:rsidP="007637C6">
      <w:pPr>
        <w:spacing w:line="22" w:lineRule="atLeast"/>
        <w:jc w:val="center"/>
        <w:rPr>
          <w:rFonts w:ascii="Times New Roman" w:hAnsi="Times New Roman" w:cs="Times New Roman"/>
          <w:i/>
        </w:rPr>
      </w:pPr>
      <w:proofErr w:type="spellStart"/>
      <w:r w:rsidRPr="00B5009E">
        <w:rPr>
          <w:rFonts w:ascii="Times New Roman" w:hAnsi="Times New Roman" w:cs="Times New Roman"/>
          <w:i/>
        </w:rPr>
        <w:lastRenderedPageBreak/>
        <w:t>Pum’ebumnyameni</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Yiza</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ekukanyeni</w:t>
      </w:r>
      <w:proofErr w:type="spellEnd"/>
      <w:r w:rsidRPr="00B5009E">
        <w:rPr>
          <w:rFonts w:ascii="Times New Roman" w:hAnsi="Times New Roman" w:cs="Times New Roman"/>
          <w:i/>
        </w:rPr>
        <w:t xml:space="preserve">! </w:t>
      </w:r>
    </w:p>
    <w:p w14:paraId="05B75B81" w14:textId="52D4F032" w:rsidR="00E17050" w:rsidRDefault="00E17050" w:rsidP="00971D71">
      <w:pPr>
        <w:spacing w:line="22" w:lineRule="atLeast"/>
        <w:jc w:val="center"/>
        <w:rPr>
          <w:rFonts w:ascii="Times New Roman" w:hAnsi="Times New Roman" w:cs="Times New Roman"/>
        </w:rPr>
      </w:pPr>
      <w:r w:rsidRPr="00B5009E">
        <w:rPr>
          <w:rFonts w:ascii="Times New Roman" w:hAnsi="Times New Roman" w:cs="Times New Roman"/>
        </w:rPr>
        <w:t>Take up the shield and trust in faith!</w:t>
      </w:r>
    </w:p>
    <w:p w14:paraId="48D53283" w14:textId="77777777" w:rsidR="007637C6" w:rsidRPr="00B5009E" w:rsidRDefault="007637C6" w:rsidP="007637C6">
      <w:pPr>
        <w:spacing w:line="22" w:lineRule="atLeast"/>
        <w:jc w:val="center"/>
        <w:rPr>
          <w:rFonts w:ascii="Times New Roman" w:hAnsi="Times New Roman" w:cs="Times New Roman"/>
          <w:i/>
        </w:rPr>
      </w:pPr>
      <w:proofErr w:type="spellStart"/>
      <w:r w:rsidRPr="00B5009E">
        <w:rPr>
          <w:rFonts w:ascii="Times New Roman" w:hAnsi="Times New Roman" w:cs="Times New Roman"/>
          <w:i/>
        </w:rPr>
        <w:t>Qubula</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ikaka</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umise</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nge</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kohlo</w:t>
      </w:r>
      <w:proofErr w:type="spellEnd"/>
      <w:r w:rsidRPr="00B5009E">
        <w:rPr>
          <w:rFonts w:ascii="Times New Roman" w:hAnsi="Times New Roman" w:cs="Times New Roman"/>
          <w:i/>
        </w:rPr>
        <w:t>!</w:t>
      </w:r>
    </w:p>
    <w:p w14:paraId="663E2294" w14:textId="6B3C696B" w:rsidR="00E17050" w:rsidRDefault="00E17050" w:rsidP="00971D71">
      <w:pPr>
        <w:spacing w:line="22" w:lineRule="atLeast"/>
        <w:jc w:val="center"/>
        <w:rPr>
          <w:rFonts w:ascii="Times New Roman" w:hAnsi="Times New Roman" w:cs="Times New Roman"/>
        </w:rPr>
      </w:pPr>
      <w:r w:rsidRPr="00B5009E">
        <w:rPr>
          <w:rFonts w:ascii="Times New Roman" w:hAnsi="Times New Roman" w:cs="Times New Roman"/>
        </w:rPr>
        <w:t>Aim forward and go to the cross!</w:t>
      </w:r>
    </w:p>
    <w:p w14:paraId="64787C95" w14:textId="77777777" w:rsidR="007637C6" w:rsidRPr="00B5009E" w:rsidRDefault="007637C6" w:rsidP="007637C6">
      <w:pPr>
        <w:spacing w:line="22" w:lineRule="atLeast"/>
        <w:jc w:val="center"/>
        <w:rPr>
          <w:rFonts w:ascii="Times New Roman" w:hAnsi="Times New Roman" w:cs="Times New Roman"/>
          <w:i/>
        </w:rPr>
      </w:pPr>
      <w:proofErr w:type="spellStart"/>
      <w:r w:rsidRPr="00B5009E">
        <w:rPr>
          <w:rFonts w:ascii="Times New Roman" w:hAnsi="Times New Roman" w:cs="Times New Roman"/>
          <w:i/>
        </w:rPr>
        <w:t>Funzela</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pambili</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uy’emnqamlezweni</w:t>
      </w:r>
      <w:proofErr w:type="spellEnd"/>
      <w:r w:rsidRPr="00B5009E">
        <w:rPr>
          <w:rFonts w:ascii="Times New Roman" w:hAnsi="Times New Roman" w:cs="Times New Roman"/>
          <w:i/>
        </w:rPr>
        <w:t>!</w:t>
      </w:r>
    </w:p>
    <w:p w14:paraId="78C162E0" w14:textId="77777777" w:rsidR="00E17050" w:rsidRPr="00B5009E" w:rsidRDefault="00E17050" w:rsidP="00971D71">
      <w:pPr>
        <w:spacing w:line="22" w:lineRule="atLeast"/>
        <w:jc w:val="center"/>
        <w:rPr>
          <w:rFonts w:ascii="Times New Roman" w:hAnsi="Times New Roman" w:cs="Times New Roman"/>
        </w:rPr>
      </w:pPr>
      <w:r w:rsidRPr="00B5009E">
        <w:rPr>
          <w:rFonts w:ascii="Times New Roman" w:hAnsi="Times New Roman" w:cs="Times New Roman"/>
        </w:rPr>
        <w:t>And leave the sunny shades of sins.</w:t>
      </w:r>
    </w:p>
    <w:p w14:paraId="3081E71D" w14:textId="77777777" w:rsidR="00E17050" w:rsidRPr="00B5009E" w:rsidRDefault="00E17050" w:rsidP="00971D71">
      <w:pPr>
        <w:spacing w:line="22" w:lineRule="atLeast"/>
        <w:jc w:val="center"/>
        <w:rPr>
          <w:rFonts w:ascii="Times New Roman" w:hAnsi="Times New Roman" w:cs="Times New Roman"/>
          <w:i/>
        </w:rPr>
      </w:pPr>
      <w:proofErr w:type="spellStart"/>
      <w:r w:rsidRPr="00B5009E">
        <w:rPr>
          <w:rFonts w:ascii="Times New Roman" w:hAnsi="Times New Roman" w:cs="Times New Roman"/>
          <w:i/>
        </w:rPr>
        <w:t>Ushiy’imitunz’enelanga</w:t>
      </w:r>
      <w:proofErr w:type="spellEnd"/>
      <w:r w:rsidRPr="00B5009E">
        <w:rPr>
          <w:rFonts w:ascii="Times New Roman" w:hAnsi="Times New Roman" w:cs="Times New Roman"/>
          <w:i/>
        </w:rPr>
        <w:t xml:space="preserve"> </w:t>
      </w:r>
      <w:proofErr w:type="spellStart"/>
      <w:r w:rsidRPr="00B5009E">
        <w:rPr>
          <w:rFonts w:ascii="Times New Roman" w:hAnsi="Times New Roman" w:cs="Times New Roman"/>
          <w:i/>
        </w:rPr>
        <w:t>yezono</w:t>
      </w:r>
      <w:proofErr w:type="spellEnd"/>
      <w:r w:rsidRPr="00B5009E">
        <w:rPr>
          <w:rFonts w:ascii="Times New Roman" w:hAnsi="Times New Roman" w:cs="Times New Roman"/>
          <w:i/>
        </w:rPr>
        <w:t>.</w:t>
      </w:r>
    </w:p>
    <w:p w14:paraId="028C1A62" w14:textId="1146E63F" w:rsidR="00E17050" w:rsidRPr="00F465EB" w:rsidRDefault="00E17050" w:rsidP="00F465EB">
      <w:pPr>
        <w:pStyle w:val="ListParagraph"/>
        <w:numPr>
          <w:ilvl w:val="0"/>
          <w:numId w:val="5"/>
        </w:numPr>
        <w:spacing w:line="22" w:lineRule="atLeast"/>
        <w:jc w:val="center"/>
        <w:rPr>
          <w:rFonts w:ascii="Times New Roman" w:hAnsi="Times New Roman" w:cs="Times New Roman"/>
        </w:rPr>
      </w:pPr>
      <w:r w:rsidRPr="00F465EB">
        <w:rPr>
          <w:rFonts w:ascii="Times New Roman" w:hAnsi="Times New Roman" w:cs="Times New Roman"/>
        </w:rPr>
        <w:t>Isaac Wauchope, who hoped to reach the lost in Malawi but was prevented by sickness.</w:t>
      </w:r>
    </w:p>
    <w:p w14:paraId="53DCC2B8" w14:textId="3725E2AE" w:rsidR="00E17050" w:rsidRPr="00B5009E" w:rsidRDefault="00E17050" w:rsidP="00971D71">
      <w:pPr>
        <w:spacing w:line="22" w:lineRule="atLeast"/>
        <w:rPr>
          <w:rFonts w:ascii="Times New Roman" w:hAnsi="Times New Roman" w:cs="Times New Roman"/>
        </w:rPr>
      </w:pPr>
    </w:p>
    <w:p w14:paraId="5726F1A0" w14:textId="4375F751" w:rsidR="00E17050" w:rsidRPr="00B5009E" w:rsidRDefault="00FA7129" w:rsidP="00971D71">
      <w:pPr>
        <w:spacing w:line="22" w:lineRule="atLeast"/>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78AC263D" wp14:editId="41126175">
            <wp:simplePos x="0" y="0"/>
            <wp:positionH relativeFrom="column">
              <wp:posOffset>66675</wp:posOffset>
            </wp:positionH>
            <wp:positionV relativeFrom="paragraph">
              <wp:posOffset>53340</wp:posOffset>
            </wp:positionV>
            <wp:extent cx="1828800" cy="24155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hosa missionaries.jpg"/>
                    <pic:cNvPicPr/>
                  </pic:nvPicPr>
                  <pic:blipFill>
                    <a:blip r:embed="rId11"/>
                    <a:stretch>
                      <a:fillRect/>
                    </a:stretch>
                  </pic:blipFill>
                  <pic:spPr>
                    <a:xfrm>
                      <a:off x="0" y="0"/>
                      <a:ext cx="1828800" cy="2415540"/>
                    </a:xfrm>
                    <a:prstGeom prst="rect">
                      <a:avLst/>
                    </a:prstGeom>
                  </pic:spPr>
                </pic:pic>
              </a:graphicData>
            </a:graphic>
            <wp14:sizeRelH relativeFrom="page">
              <wp14:pctWidth>0</wp14:pctWidth>
            </wp14:sizeRelH>
            <wp14:sizeRelV relativeFrom="page">
              <wp14:pctHeight>0</wp14:pctHeight>
            </wp14:sizeRelV>
          </wp:anchor>
        </w:drawing>
      </w:r>
      <w:r w:rsidR="00E17050" w:rsidRPr="00B5009E">
        <w:rPr>
          <w:rFonts w:ascii="Times New Roman" w:hAnsi="Times New Roman" w:cs="Times New Roman"/>
        </w:rPr>
        <w:t xml:space="preserve">In 1876, four young men from the Xhosa tribe in South Africa volunteered to go out as missionaries to </w:t>
      </w:r>
      <w:r w:rsidR="008A32A7">
        <w:rPr>
          <w:rFonts w:ascii="Times New Roman" w:hAnsi="Times New Roman" w:cs="Times New Roman"/>
        </w:rPr>
        <w:t xml:space="preserve">the Ngoni in </w:t>
      </w:r>
      <w:r w:rsidR="00E17050" w:rsidRPr="00B5009E">
        <w:rPr>
          <w:rFonts w:ascii="Times New Roman" w:hAnsi="Times New Roman" w:cs="Times New Roman"/>
        </w:rPr>
        <w:t xml:space="preserve">present-day Malawi. Chosen from among 20 candidates studying at Lovedale Missionary Institute, they travelled north with high hopes and a desire to share the </w:t>
      </w:r>
      <w:r w:rsidR="00A03F58">
        <w:rPr>
          <w:rFonts w:ascii="Times New Roman" w:hAnsi="Times New Roman" w:cs="Times New Roman"/>
        </w:rPr>
        <w:t>g</w:t>
      </w:r>
      <w:r w:rsidR="00E17050" w:rsidRPr="00B5009E">
        <w:rPr>
          <w:rFonts w:ascii="Times New Roman" w:hAnsi="Times New Roman" w:cs="Times New Roman"/>
        </w:rPr>
        <w:t xml:space="preserve">ospel with those who had not heard.  </w:t>
      </w:r>
    </w:p>
    <w:p w14:paraId="6ADABB9C" w14:textId="147958AE" w:rsidR="00E17050" w:rsidRPr="00B5009E" w:rsidRDefault="00E17050" w:rsidP="00D73E81">
      <w:pPr>
        <w:spacing w:line="22" w:lineRule="atLeast"/>
        <w:ind w:firstLine="720"/>
        <w:rPr>
          <w:rFonts w:ascii="Times New Roman" w:hAnsi="Times New Roman" w:cs="Times New Roman"/>
        </w:rPr>
      </w:pPr>
      <w:r w:rsidRPr="00B5009E">
        <w:rPr>
          <w:rFonts w:ascii="Times New Roman" w:hAnsi="Times New Roman" w:cs="Times New Roman"/>
        </w:rPr>
        <w:t xml:space="preserve">Shadrach </w:t>
      </w:r>
      <w:proofErr w:type="spellStart"/>
      <w:r w:rsidRPr="00B5009E">
        <w:rPr>
          <w:rFonts w:ascii="Times New Roman" w:hAnsi="Times New Roman" w:cs="Times New Roman"/>
        </w:rPr>
        <w:t>Mngunana</w:t>
      </w:r>
      <w:proofErr w:type="spellEnd"/>
      <w:r w:rsidRPr="00B5009E">
        <w:rPr>
          <w:rFonts w:ascii="Times New Roman" w:hAnsi="Times New Roman" w:cs="Times New Roman"/>
        </w:rPr>
        <w:t xml:space="preserve">, the most academically astute, went as a teacher but died of fever within nine months. Isaac Williams Wauchope suffered from fever </w:t>
      </w:r>
      <w:proofErr w:type="spellStart"/>
      <w:r w:rsidRPr="00B5009E">
        <w:rPr>
          <w:rFonts w:ascii="Times New Roman" w:hAnsi="Times New Roman" w:cs="Times New Roman"/>
        </w:rPr>
        <w:t>en</w:t>
      </w:r>
      <w:proofErr w:type="spellEnd"/>
      <w:r w:rsidR="008F22BC">
        <w:rPr>
          <w:rFonts w:ascii="Times New Roman" w:hAnsi="Times New Roman" w:cs="Times New Roman"/>
        </w:rPr>
        <w:t xml:space="preserve"> route</w:t>
      </w:r>
      <w:r w:rsidRPr="00B5009E">
        <w:rPr>
          <w:rFonts w:ascii="Times New Roman" w:hAnsi="Times New Roman" w:cs="Times New Roman"/>
        </w:rPr>
        <w:t xml:space="preserve"> </w:t>
      </w:r>
      <w:r w:rsidR="007620DE">
        <w:rPr>
          <w:rFonts w:ascii="Times New Roman" w:hAnsi="Times New Roman" w:cs="Times New Roman"/>
        </w:rPr>
        <w:t>and had to turn back</w:t>
      </w:r>
      <w:r w:rsidRPr="00B5009E">
        <w:rPr>
          <w:rFonts w:ascii="Times New Roman" w:hAnsi="Times New Roman" w:cs="Times New Roman"/>
        </w:rPr>
        <w:t xml:space="preserve">. </w:t>
      </w:r>
      <w:proofErr w:type="spellStart"/>
      <w:r w:rsidRPr="00B5009E">
        <w:rPr>
          <w:rFonts w:ascii="Times New Roman" w:hAnsi="Times New Roman" w:cs="Times New Roman"/>
        </w:rPr>
        <w:t>Mapassa</w:t>
      </w:r>
      <w:proofErr w:type="spellEnd"/>
      <w:r w:rsidRPr="00B5009E">
        <w:rPr>
          <w:rFonts w:ascii="Times New Roman" w:hAnsi="Times New Roman" w:cs="Times New Roman"/>
        </w:rPr>
        <w:t xml:space="preserve"> </w:t>
      </w:r>
      <w:proofErr w:type="spellStart"/>
      <w:r w:rsidRPr="00B5009E">
        <w:rPr>
          <w:rFonts w:ascii="Times New Roman" w:hAnsi="Times New Roman" w:cs="Times New Roman"/>
        </w:rPr>
        <w:t>Ntintili</w:t>
      </w:r>
      <w:proofErr w:type="spellEnd"/>
      <w:r w:rsidRPr="00B5009E">
        <w:rPr>
          <w:rFonts w:ascii="Times New Roman" w:hAnsi="Times New Roman" w:cs="Times New Roman"/>
        </w:rPr>
        <w:t>, a wagon</w:t>
      </w:r>
      <w:r w:rsidR="00A03F58">
        <w:rPr>
          <w:rFonts w:ascii="Times New Roman" w:hAnsi="Times New Roman" w:cs="Times New Roman"/>
        </w:rPr>
        <w:t>-</w:t>
      </w:r>
      <w:r w:rsidRPr="00B5009E">
        <w:rPr>
          <w:rFonts w:ascii="Times New Roman" w:hAnsi="Times New Roman" w:cs="Times New Roman"/>
        </w:rPr>
        <w:t xml:space="preserve">maker, stayed almost four years at Cape Maclear and Blantyre before returning to South Africa </w:t>
      </w:r>
      <w:r w:rsidR="007620DE">
        <w:rPr>
          <w:rFonts w:ascii="Times New Roman" w:hAnsi="Times New Roman" w:cs="Times New Roman"/>
        </w:rPr>
        <w:t xml:space="preserve">where he became </w:t>
      </w:r>
      <w:r w:rsidRPr="00B5009E">
        <w:rPr>
          <w:rFonts w:ascii="Times New Roman" w:hAnsi="Times New Roman" w:cs="Times New Roman"/>
        </w:rPr>
        <w:t xml:space="preserve">a teacher and evangelist. William Koyi, the best remembered of the group, served in Malawi for </w:t>
      </w:r>
      <w:r w:rsidR="00A03F58">
        <w:rPr>
          <w:rFonts w:ascii="Times New Roman" w:hAnsi="Times New Roman" w:cs="Times New Roman"/>
        </w:rPr>
        <w:t>10</w:t>
      </w:r>
      <w:r w:rsidR="009D5467">
        <w:rPr>
          <w:rFonts w:ascii="Times New Roman" w:hAnsi="Times New Roman" w:cs="Times New Roman"/>
        </w:rPr>
        <w:t xml:space="preserve"> </w:t>
      </w:r>
      <w:r w:rsidRPr="00B5009E">
        <w:rPr>
          <w:rFonts w:ascii="Times New Roman" w:hAnsi="Times New Roman" w:cs="Times New Roman"/>
        </w:rPr>
        <w:t xml:space="preserve">years and left a mark that is still commemorated </w:t>
      </w:r>
      <w:r w:rsidR="007620DE">
        <w:rPr>
          <w:rFonts w:ascii="Times New Roman" w:hAnsi="Times New Roman" w:cs="Times New Roman"/>
        </w:rPr>
        <w:t>today</w:t>
      </w:r>
      <w:r w:rsidRPr="00B5009E">
        <w:rPr>
          <w:rFonts w:ascii="Times New Roman" w:hAnsi="Times New Roman" w:cs="Times New Roman"/>
        </w:rPr>
        <w:t>.</w:t>
      </w:r>
    </w:p>
    <w:p w14:paraId="3F860EC4" w14:textId="7619EE20" w:rsidR="00E17050" w:rsidRPr="00B5009E" w:rsidRDefault="00E17050" w:rsidP="00971D71">
      <w:pPr>
        <w:spacing w:line="22" w:lineRule="atLeast"/>
        <w:ind w:firstLine="720"/>
        <w:rPr>
          <w:rFonts w:ascii="Times New Roman" w:hAnsi="Times New Roman" w:cs="Times New Roman"/>
        </w:rPr>
      </w:pPr>
      <w:r w:rsidRPr="00B5009E">
        <w:rPr>
          <w:rFonts w:ascii="Times New Roman" w:hAnsi="Times New Roman" w:cs="Times New Roman"/>
        </w:rPr>
        <w:t>The Ngoni tribe</w:t>
      </w:r>
      <w:r w:rsidR="00EC71D9">
        <w:rPr>
          <w:rFonts w:ascii="Times New Roman" w:hAnsi="Times New Roman" w:cs="Times New Roman"/>
        </w:rPr>
        <w:t xml:space="preserve"> </w:t>
      </w:r>
      <w:r w:rsidR="003C209A">
        <w:rPr>
          <w:rFonts w:ascii="Times New Roman" w:hAnsi="Times New Roman" w:cs="Times New Roman"/>
        </w:rPr>
        <w:t>had migrated from Zulu country</w:t>
      </w:r>
      <w:r w:rsidRPr="00B5009E">
        <w:rPr>
          <w:rFonts w:ascii="Times New Roman" w:hAnsi="Times New Roman" w:cs="Times New Roman"/>
        </w:rPr>
        <w:t xml:space="preserve"> north into Malawi and settled on the western side of what is now Lake Malawi</w:t>
      </w:r>
      <w:r w:rsidR="007620DE">
        <w:rPr>
          <w:rFonts w:ascii="Times New Roman" w:hAnsi="Times New Roman" w:cs="Times New Roman"/>
        </w:rPr>
        <w:t xml:space="preserve">. They </w:t>
      </w:r>
      <w:r w:rsidR="00EC71D9" w:rsidRPr="00B5009E">
        <w:rPr>
          <w:rFonts w:ascii="Times New Roman" w:hAnsi="Times New Roman" w:cs="Times New Roman"/>
        </w:rPr>
        <w:t>were formidable warriors</w:t>
      </w:r>
      <w:r w:rsidR="00EC71D9">
        <w:rPr>
          <w:rFonts w:ascii="Times New Roman" w:hAnsi="Times New Roman" w:cs="Times New Roman"/>
        </w:rPr>
        <w:t xml:space="preserve"> and </w:t>
      </w:r>
      <w:r w:rsidRPr="00B5009E">
        <w:rPr>
          <w:rFonts w:ascii="Times New Roman" w:hAnsi="Times New Roman" w:cs="Times New Roman"/>
        </w:rPr>
        <w:t>regularly attacked their neighbours</w:t>
      </w:r>
      <w:r w:rsidR="009D5467">
        <w:rPr>
          <w:rFonts w:ascii="Times New Roman" w:hAnsi="Times New Roman" w:cs="Times New Roman"/>
        </w:rPr>
        <w:t>.</w:t>
      </w:r>
      <w:r w:rsidR="00BA647A">
        <w:rPr>
          <w:rFonts w:ascii="Times New Roman" w:hAnsi="Times New Roman" w:cs="Times New Roman"/>
        </w:rPr>
        <w:t xml:space="preserve"> </w:t>
      </w:r>
      <w:r w:rsidRPr="00B5009E">
        <w:rPr>
          <w:rFonts w:ascii="Times New Roman" w:hAnsi="Times New Roman" w:cs="Times New Roman"/>
        </w:rPr>
        <w:t xml:space="preserve">The missionaries of the Livingstonia Mission, among them Koyi, </w:t>
      </w:r>
      <w:r w:rsidR="009D5467">
        <w:rPr>
          <w:rFonts w:ascii="Times New Roman" w:hAnsi="Times New Roman" w:cs="Times New Roman"/>
        </w:rPr>
        <w:t xml:space="preserve">wanted </w:t>
      </w:r>
      <w:r w:rsidRPr="00B5009E">
        <w:rPr>
          <w:rFonts w:ascii="Times New Roman" w:hAnsi="Times New Roman" w:cs="Times New Roman"/>
        </w:rPr>
        <w:t>to reach the</w:t>
      </w:r>
      <w:r w:rsidR="009D5467">
        <w:rPr>
          <w:rFonts w:ascii="Times New Roman" w:hAnsi="Times New Roman" w:cs="Times New Roman"/>
        </w:rPr>
        <w:t>m</w:t>
      </w:r>
      <w:r w:rsidRPr="00B5009E">
        <w:rPr>
          <w:rFonts w:ascii="Times New Roman" w:hAnsi="Times New Roman" w:cs="Times New Roman"/>
        </w:rPr>
        <w:t xml:space="preserve"> with the gospel of peace and salvation, but to approach the chief of such a fierce people was no easy matter.  </w:t>
      </w:r>
    </w:p>
    <w:p w14:paraId="09B6FC0F" w14:textId="7B8ED3DD" w:rsidR="00E17050" w:rsidRPr="00B5009E" w:rsidRDefault="00E17050" w:rsidP="00971D71">
      <w:pPr>
        <w:spacing w:line="22" w:lineRule="atLeast"/>
        <w:ind w:firstLine="720"/>
        <w:rPr>
          <w:rFonts w:ascii="Times New Roman" w:hAnsi="Times New Roman" w:cs="Times New Roman"/>
        </w:rPr>
      </w:pPr>
      <w:r w:rsidRPr="00B5009E">
        <w:rPr>
          <w:rFonts w:ascii="Times New Roman" w:hAnsi="Times New Roman" w:cs="Times New Roman"/>
        </w:rPr>
        <w:t>Through some introductions, an audience was finally granted</w:t>
      </w:r>
      <w:r w:rsidR="009B69BB">
        <w:rPr>
          <w:rFonts w:ascii="Times New Roman" w:hAnsi="Times New Roman" w:cs="Times New Roman"/>
        </w:rPr>
        <w:t xml:space="preserve">. </w:t>
      </w:r>
      <w:r w:rsidRPr="00B5009E">
        <w:rPr>
          <w:rFonts w:ascii="Times New Roman" w:hAnsi="Times New Roman" w:cs="Times New Roman"/>
        </w:rPr>
        <w:t xml:space="preserve">Koyi had a remarkable advantage over his European colleagues: he could readily understand the Ngoni </w:t>
      </w:r>
      <w:r w:rsidR="008259AF">
        <w:rPr>
          <w:rFonts w:ascii="Times New Roman" w:hAnsi="Times New Roman" w:cs="Times New Roman"/>
        </w:rPr>
        <w:t>language</w:t>
      </w:r>
      <w:r w:rsidR="003C209A">
        <w:rPr>
          <w:rFonts w:ascii="Times New Roman" w:hAnsi="Times New Roman" w:cs="Times New Roman"/>
        </w:rPr>
        <w:t xml:space="preserve">, which is </w:t>
      </w:r>
      <w:r w:rsidRPr="00B5009E">
        <w:rPr>
          <w:rFonts w:ascii="Times New Roman" w:hAnsi="Times New Roman" w:cs="Times New Roman"/>
        </w:rPr>
        <w:t xml:space="preserve">part of the </w:t>
      </w:r>
      <w:r w:rsidR="008259AF">
        <w:rPr>
          <w:rFonts w:ascii="Times New Roman" w:hAnsi="Times New Roman" w:cs="Times New Roman"/>
        </w:rPr>
        <w:t>same linguistic group as</w:t>
      </w:r>
      <w:r w:rsidR="003C209A">
        <w:rPr>
          <w:rFonts w:ascii="Times New Roman" w:hAnsi="Times New Roman" w:cs="Times New Roman"/>
        </w:rPr>
        <w:t xml:space="preserve"> </w:t>
      </w:r>
      <w:r w:rsidRPr="00B5009E">
        <w:rPr>
          <w:rFonts w:ascii="Times New Roman" w:hAnsi="Times New Roman" w:cs="Times New Roman"/>
        </w:rPr>
        <w:t>Xhosa. The chief</w:t>
      </w:r>
      <w:r w:rsidR="008A32A7">
        <w:rPr>
          <w:rFonts w:ascii="Times New Roman" w:hAnsi="Times New Roman" w:cs="Times New Roman"/>
        </w:rPr>
        <w:t xml:space="preserve"> came to </w:t>
      </w:r>
      <w:r w:rsidRPr="00B5009E">
        <w:rPr>
          <w:rFonts w:ascii="Times New Roman" w:hAnsi="Times New Roman" w:cs="Times New Roman"/>
        </w:rPr>
        <w:t xml:space="preserve">accept him because of this ability and his sensitivity to their </w:t>
      </w:r>
      <w:r w:rsidR="00597E0A">
        <w:rPr>
          <w:rFonts w:ascii="Times New Roman" w:hAnsi="Times New Roman" w:cs="Times New Roman"/>
        </w:rPr>
        <w:t>customs</w:t>
      </w:r>
      <w:r w:rsidRPr="00B5009E">
        <w:rPr>
          <w:rFonts w:ascii="Times New Roman" w:hAnsi="Times New Roman" w:cs="Times New Roman"/>
        </w:rPr>
        <w:t xml:space="preserve">. Koyi was the first to speak the name of </w:t>
      </w:r>
      <w:r w:rsidR="00187564">
        <w:rPr>
          <w:rFonts w:ascii="Times New Roman" w:hAnsi="Times New Roman" w:cs="Times New Roman"/>
        </w:rPr>
        <w:t>Jesus</w:t>
      </w:r>
      <w:r w:rsidRPr="00B5009E">
        <w:rPr>
          <w:rFonts w:ascii="Times New Roman" w:hAnsi="Times New Roman" w:cs="Times New Roman"/>
        </w:rPr>
        <w:t xml:space="preserve"> to this people.</w:t>
      </w:r>
    </w:p>
    <w:p w14:paraId="6364C5BA" w14:textId="30DEA897" w:rsidR="00E17050" w:rsidRPr="00B5009E" w:rsidRDefault="00BD5249" w:rsidP="00971D71">
      <w:pPr>
        <w:spacing w:line="22" w:lineRule="atLeast"/>
        <w:ind w:firstLine="720"/>
        <w:rPr>
          <w:rFonts w:ascii="Times New Roman" w:hAnsi="Times New Roman" w:cs="Times New Roman"/>
        </w:rPr>
      </w:pPr>
      <w:r>
        <w:rPr>
          <w:rFonts w:ascii="Times New Roman" w:hAnsi="Times New Roman" w:cs="Times New Roman"/>
        </w:rPr>
        <w:t>Once w</w:t>
      </w:r>
      <w:r w:rsidR="00A81D5E">
        <w:rPr>
          <w:rFonts w:ascii="Times New Roman" w:hAnsi="Times New Roman" w:cs="Times New Roman"/>
        </w:rPr>
        <w:t>hen</w:t>
      </w:r>
      <w:r w:rsidR="00E17050" w:rsidRPr="00B5009E">
        <w:rPr>
          <w:rFonts w:ascii="Times New Roman" w:hAnsi="Times New Roman" w:cs="Times New Roman"/>
        </w:rPr>
        <w:t xml:space="preserve"> </w:t>
      </w:r>
      <w:proofErr w:type="gramStart"/>
      <w:r w:rsidR="00E17050" w:rsidRPr="00B5009E">
        <w:rPr>
          <w:rFonts w:ascii="Times New Roman" w:hAnsi="Times New Roman" w:cs="Times New Roman"/>
        </w:rPr>
        <w:t>a</w:t>
      </w:r>
      <w:r w:rsidR="00F920A8">
        <w:rPr>
          <w:rFonts w:ascii="Times New Roman" w:hAnsi="Times New Roman" w:cs="Times New Roman"/>
        </w:rPr>
        <w:t>n</w:t>
      </w:r>
      <w:proofErr w:type="gramEnd"/>
      <w:r w:rsidR="00F920A8">
        <w:rPr>
          <w:rFonts w:ascii="Times New Roman" w:hAnsi="Times New Roman" w:cs="Times New Roman"/>
        </w:rPr>
        <w:t xml:space="preserve"> Ngoni</w:t>
      </w:r>
      <w:r w:rsidR="00E17050" w:rsidRPr="00B5009E">
        <w:rPr>
          <w:rFonts w:ascii="Times New Roman" w:hAnsi="Times New Roman" w:cs="Times New Roman"/>
        </w:rPr>
        <w:t xml:space="preserve"> war party headed out to plunder villages and the mission station, where they expected to find stores of supplies</w:t>
      </w:r>
      <w:r w:rsidR="00F920A8">
        <w:rPr>
          <w:rFonts w:ascii="Times New Roman" w:hAnsi="Times New Roman" w:cs="Times New Roman"/>
        </w:rPr>
        <w:t>,</w:t>
      </w:r>
      <w:r w:rsidR="00E17050" w:rsidRPr="00B5009E">
        <w:rPr>
          <w:rFonts w:ascii="Times New Roman" w:hAnsi="Times New Roman" w:cs="Times New Roman"/>
        </w:rPr>
        <w:t xml:space="preserve"> </w:t>
      </w:r>
      <w:proofErr w:type="spellStart"/>
      <w:r w:rsidR="00E17050" w:rsidRPr="00B5009E">
        <w:rPr>
          <w:rFonts w:ascii="Times New Roman" w:hAnsi="Times New Roman" w:cs="Times New Roman"/>
        </w:rPr>
        <w:t>Koyi</w:t>
      </w:r>
      <w:proofErr w:type="spellEnd"/>
      <w:r w:rsidR="00E17050" w:rsidRPr="00B5009E">
        <w:rPr>
          <w:rFonts w:ascii="Times New Roman" w:hAnsi="Times New Roman" w:cs="Times New Roman"/>
        </w:rPr>
        <w:t xml:space="preserve"> volunteered to go out to meet them, at tremendous personal risk. </w:t>
      </w:r>
      <w:r w:rsidR="0010409A">
        <w:rPr>
          <w:rFonts w:ascii="Times New Roman" w:hAnsi="Times New Roman" w:cs="Times New Roman"/>
        </w:rPr>
        <w:t xml:space="preserve">Not only did he </w:t>
      </w:r>
      <w:r w:rsidR="00E17050" w:rsidRPr="00B5009E">
        <w:rPr>
          <w:rFonts w:ascii="Times New Roman" w:hAnsi="Times New Roman" w:cs="Times New Roman"/>
        </w:rPr>
        <w:t xml:space="preserve">convince them to turn back, but to </w:t>
      </w:r>
      <w:r w:rsidR="00BC22B1">
        <w:rPr>
          <w:rFonts w:ascii="Times New Roman" w:hAnsi="Times New Roman" w:cs="Times New Roman"/>
        </w:rPr>
        <w:t>lead</w:t>
      </w:r>
      <w:r w:rsidR="00E17050" w:rsidRPr="00B5009E">
        <w:rPr>
          <w:rFonts w:ascii="Times New Roman" w:hAnsi="Times New Roman" w:cs="Times New Roman"/>
        </w:rPr>
        <w:t xml:space="preserve"> him to the</w:t>
      </w:r>
      <w:r w:rsidR="002B6169">
        <w:rPr>
          <w:rFonts w:ascii="Times New Roman" w:hAnsi="Times New Roman" w:cs="Times New Roman"/>
        </w:rPr>
        <w:t>ir</w:t>
      </w:r>
      <w:r w:rsidR="00E17050" w:rsidRPr="00B5009E">
        <w:rPr>
          <w:rFonts w:ascii="Times New Roman" w:hAnsi="Times New Roman" w:cs="Times New Roman"/>
        </w:rPr>
        <w:t xml:space="preserve"> chief, in order to preach the gospel. He eventually settled among them for periods of time, and became a pioneer missionary among the Ngoni, which </w:t>
      </w:r>
      <w:proofErr w:type="gramStart"/>
      <w:r w:rsidR="00E17050" w:rsidRPr="00B5009E">
        <w:rPr>
          <w:rFonts w:ascii="Times New Roman" w:hAnsi="Times New Roman" w:cs="Times New Roman"/>
        </w:rPr>
        <w:t>opened up</w:t>
      </w:r>
      <w:proofErr w:type="gramEnd"/>
      <w:r w:rsidR="00E17050" w:rsidRPr="00B5009E">
        <w:rPr>
          <w:rFonts w:ascii="Times New Roman" w:hAnsi="Times New Roman" w:cs="Times New Roman"/>
        </w:rPr>
        <w:t xml:space="preserve"> opportunities for other missionaries.  </w:t>
      </w:r>
    </w:p>
    <w:p w14:paraId="706BBE9D" w14:textId="7A33D1D0" w:rsidR="00E17050" w:rsidRPr="00B5009E" w:rsidRDefault="00E17050" w:rsidP="00971D71">
      <w:pPr>
        <w:spacing w:line="22" w:lineRule="atLeast"/>
        <w:ind w:firstLine="720"/>
        <w:rPr>
          <w:rFonts w:ascii="Times New Roman" w:hAnsi="Times New Roman" w:cs="Times New Roman"/>
          <w:color w:val="000000"/>
          <w:shd w:val="clear" w:color="auto" w:fill="FFFFFF"/>
        </w:rPr>
      </w:pPr>
      <w:r w:rsidRPr="00B5009E">
        <w:rPr>
          <w:rFonts w:ascii="Times New Roman" w:hAnsi="Times New Roman" w:cs="Times New Roman"/>
        </w:rPr>
        <w:t>Dr Walter Elmslie, another missionary, wrote: “</w:t>
      </w:r>
      <w:r w:rsidRPr="00B5009E">
        <w:rPr>
          <w:rFonts w:ascii="Times New Roman" w:hAnsi="Times New Roman" w:cs="Times New Roman"/>
          <w:color w:val="000000"/>
          <w:shd w:val="clear" w:color="auto" w:fill="FFFFFF"/>
        </w:rPr>
        <w:t xml:space="preserve">the judgment and caution of Mr. Koyi were invaluable.” Those first </w:t>
      </w:r>
      <w:r w:rsidR="008259AF">
        <w:rPr>
          <w:rFonts w:ascii="Times New Roman" w:hAnsi="Times New Roman" w:cs="Times New Roman"/>
          <w:color w:val="000000"/>
          <w:shd w:val="clear" w:color="auto" w:fill="FFFFFF"/>
        </w:rPr>
        <w:t xml:space="preserve">years </w:t>
      </w:r>
      <w:r w:rsidRPr="00B5009E">
        <w:rPr>
          <w:rFonts w:ascii="Times New Roman" w:hAnsi="Times New Roman" w:cs="Times New Roman"/>
          <w:color w:val="000000"/>
          <w:shd w:val="clear" w:color="auto" w:fill="FFFFFF"/>
        </w:rPr>
        <w:t xml:space="preserve">among the Ngoni were fraught with </w:t>
      </w:r>
      <w:proofErr w:type="gramStart"/>
      <w:r w:rsidRPr="00B5009E">
        <w:rPr>
          <w:rFonts w:ascii="Times New Roman" w:hAnsi="Times New Roman" w:cs="Times New Roman"/>
          <w:color w:val="000000"/>
          <w:shd w:val="clear" w:color="auto" w:fill="FFFFFF"/>
        </w:rPr>
        <w:t>danger, and</w:t>
      </w:r>
      <w:proofErr w:type="gramEnd"/>
      <w:r w:rsidRPr="00B5009E">
        <w:rPr>
          <w:rFonts w:ascii="Times New Roman" w:hAnsi="Times New Roman" w:cs="Times New Roman"/>
          <w:color w:val="000000"/>
          <w:shd w:val="clear" w:color="auto" w:fill="FFFFFF"/>
        </w:rPr>
        <w:t xml:space="preserve"> raiding and slaughter continued around the missionaries </w:t>
      </w:r>
      <w:r w:rsidR="00C201B8">
        <w:rPr>
          <w:rFonts w:ascii="Times New Roman" w:hAnsi="Times New Roman" w:cs="Times New Roman"/>
          <w:color w:val="000000"/>
          <w:shd w:val="clear" w:color="auto" w:fill="FFFFFF"/>
        </w:rPr>
        <w:t>who</w:t>
      </w:r>
      <w:r w:rsidRPr="00B5009E">
        <w:rPr>
          <w:rFonts w:ascii="Times New Roman" w:hAnsi="Times New Roman" w:cs="Times New Roman"/>
          <w:color w:val="000000"/>
          <w:shd w:val="clear" w:color="auto" w:fill="FFFFFF"/>
        </w:rPr>
        <w:t xml:space="preserve"> strove to share the Good News with a people who were slow to accept it. However, the influence of </w:t>
      </w:r>
      <w:proofErr w:type="spellStart"/>
      <w:r w:rsidRPr="00B5009E">
        <w:rPr>
          <w:rFonts w:ascii="Times New Roman" w:hAnsi="Times New Roman" w:cs="Times New Roman"/>
          <w:color w:val="000000"/>
          <w:shd w:val="clear" w:color="auto" w:fill="FFFFFF"/>
        </w:rPr>
        <w:t>Koyi’s</w:t>
      </w:r>
      <w:proofErr w:type="spellEnd"/>
      <w:r w:rsidRPr="00B5009E">
        <w:rPr>
          <w:rFonts w:ascii="Times New Roman" w:hAnsi="Times New Roman" w:cs="Times New Roman"/>
          <w:color w:val="000000"/>
          <w:shd w:val="clear" w:color="auto" w:fill="FFFFFF"/>
        </w:rPr>
        <w:t xml:space="preserve"> </w:t>
      </w:r>
      <w:r w:rsidRPr="00B5009E">
        <w:rPr>
          <w:rFonts w:ascii="Times New Roman" w:hAnsi="Times New Roman" w:cs="Times New Roman"/>
          <w:color w:val="000000"/>
          <w:shd w:val="clear" w:color="auto" w:fill="FFFFFF"/>
        </w:rPr>
        <w:lastRenderedPageBreak/>
        <w:t>humble Christian life</w:t>
      </w:r>
      <w:r w:rsidR="006548AA">
        <w:rPr>
          <w:rFonts w:ascii="Times New Roman" w:hAnsi="Times New Roman" w:cs="Times New Roman"/>
          <w:color w:val="000000"/>
          <w:shd w:val="clear" w:color="auto" w:fill="FFFFFF"/>
        </w:rPr>
        <w:t>,</w:t>
      </w:r>
      <w:r w:rsidRPr="00B5009E">
        <w:rPr>
          <w:rFonts w:ascii="Times New Roman" w:hAnsi="Times New Roman" w:cs="Times New Roman"/>
          <w:color w:val="000000"/>
          <w:shd w:val="clear" w:color="auto" w:fill="FFFFFF"/>
        </w:rPr>
        <w:t xml:space="preserve"> and </w:t>
      </w:r>
      <w:r w:rsidR="00EB16FF">
        <w:rPr>
          <w:rFonts w:ascii="Times New Roman" w:hAnsi="Times New Roman" w:cs="Times New Roman"/>
          <w:color w:val="000000"/>
          <w:shd w:val="clear" w:color="auto" w:fill="FFFFFF"/>
        </w:rPr>
        <w:t>resilience</w:t>
      </w:r>
      <w:r w:rsidRPr="00B5009E">
        <w:rPr>
          <w:rFonts w:ascii="Times New Roman" w:hAnsi="Times New Roman" w:cs="Times New Roman"/>
          <w:color w:val="000000"/>
          <w:shd w:val="clear" w:color="auto" w:fill="FFFFFF"/>
        </w:rPr>
        <w:t xml:space="preserve"> in the face of danger and difficulty</w:t>
      </w:r>
      <w:r w:rsidR="006548AA">
        <w:rPr>
          <w:rFonts w:ascii="Times New Roman" w:hAnsi="Times New Roman" w:cs="Times New Roman"/>
          <w:color w:val="000000"/>
          <w:shd w:val="clear" w:color="auto" w:fill="FFFFFF"/>
        </w:rPr>
        <w:t>,</w:t>
      </w:r>
      <w:r w:rsidRPr="00B5009E">
        <w:rPr>
          <w:rFonts w:ascii="Times New Roman" w:hAnsi="Times New Roman" w:cs="Times New Roman"/>
          <w:color w:val="000000"/>
          <w:shd w:val="clear" w:color="auto" w:fill="FFFFFF"/>
        </w:rPr>
        <w:t xml:space="preserve"> won the respect and love of the Ngoni.  </w:t>
      </w:r>
    </w:p>
    <w:p w14:paraId="738B62C4" w14:textId="4767161E" w:rsidR="00E17050" w:rsidRPr="00B5009E" w:rsidRDefault="00B55C0F" w:rsidP="00971D71">
      <w:pPr>
        <w:spacing w:line="22" w:lineRule="atLeast"/>
        <w:rPr>
          <w:rFonts w:ascii="Times New Roman" w:hAnsi="Times New Roman" w:cs="Times New Roman"/>
          <w:color w:val="000000"/>
          <w:shd w:val="clear" w:color="auto" w:fill="FFFFFF"/>
        </w:rPr>
      </w:pPr>
      <w:r w:rsidRPr="00B5009E">
        <w:rPr>
          <w:rFonts w:ascii="Times New Roman" w:hAnsi="Times New Roman" w:cs="Times New Roman"/>
          <w:color w:val="000000"/>
          <w:shd w:val="clear" w:color="auto" w:fill="FFFFFF"/>
        </w:rPr>
        <w:tab/>
      </w:r>
      <w:r w:rsidR="00E17050" w:rsidRPr="00B5009E">
        <w:rPr>
          <w:rFonts w:ascii="Times New Roman" w:hAnsi="Times New Roman" w:cs="Times New Roman"/>
          <w:color w:val="000000"/>
          <w:shd w:val="clear" w:color="auto" w:fill="FFFFFF"/>
        </w:rPr>
        <w:t>Eventually, Koyi contracted tuberculosis</w:t>
      </w:r>
      <w:r w:rsidR="00DE07CD">
        <w:rPr>
          <w:rFonts w:ascii="Times New Roman" w:hAnsi="Times New Roman" w:cs="Times New Roman"/>
          <w:color w:val="000000"/>
          <w:shd w:val="clear" w:color="auto" w:fill="FFFFFF"/>
        </w:rPr>
        <w:t xml:space="preserve"> but before he died</w:t>
      </w:r>
      <w:r w:rsidR="00BD5249">
        <w:rPr>
          <w:rFonts w:ascii="Times New Roman" w:hAnsi="Times New Roman" w:cs="Times New Roman"/>
          <w:color w:val="000000"/>
          <w:shd w:val="clear" w:color="auto" w:fill="FFFFFF"/>
        </w:rPr>
        <w:t>,</w:t>
      </w:r>
      <w:r w:rsidR="00DE07CD">
        <w:rPr>
          <w:rFonts w:ascii="Times New Roman" w:hAnsi="Times New Roman" w:cs="Times New Roman"/>
          <w:color w:val="000000"/>
          <w:shd w:val="clear" w:color="auto" w:fill="FFFFFF"/>
        </w:rPr>
        <w:t xml:space="preserve"> </w:t>
      </w:r>
      <w:r w:rsidR="004064C4">
        <w:rPr>
          <w:rFonts w:ascii="Times New Roman" w:hAnsi="Times New Roman" w:cs="Times New Roman"/>
          <w:color w:val="000000"/>
          <w:shd w:val="clear" w:color="auto" w:fill="FFFFFF"/>
        </w:rPr>
        <w:t xml:space="preserve">Dr </w:t>
      </w:r>
      <w:r w:rsidR="00DE07CD">
        <w:rPr>
          <w:rFonts w:ascii="Times New Roman" w:hAnsi="Times New Roman" w:cs="Times New Roman"/>
          <w:color w:val="000000"/>
          <w:shd w:val="clear" w:color="auto" w:fill="FFFFFF"/>
        </w:rPr>
        <w:t>Elmslie visited him</w:t>
      </w:r>
      <w:r w:rsidR="00E17050" w:rsidRPr="00B5009E">
        <w:rPr>
          <w:rFonts w:ascii="Times New Roman" w:hAnsi="Times New Roman" w:cs="Times New Roman"/>
          <w:color w:val="000000"/>
          <w:shd w:val="clear" w:color="auto" w:fill="FFFFFF"/>
        </w:rPr>
        <w:t xml:space="preserve"> to </w:t>
      </w:r>
      <w:r w:rsidR="00375991">
        <w:rPr>
          <w:rFonts w:ascii="Times New Roman" w:hAnsi="Times New Roman" w:cs="Times New Roman"/>
          <w:color w:val="000000"/>
          <w:shd w:val="clear" w:color="auto" w:fill="FFFFFF"/>
        </w:rPr>
        <w:t xml:space="preserve">tell him </w:t>
      </w:r>
      <w:r w:rsidR="00E17050" w:rsidRPr="00B5009E">
        <w:rPr>
          <w:rFonts w:ascii="Times New Roman" w:hAnsi="Times New Roman" w:cs="Times New Roman"/>
          <w:color w:val="000000"/>
          <w:shd w:val="clear" w:color="auto" w:fill="FFFFFF"/>
        </w:rPr>
        <w:t xml:space="preserve">the chief </w:t>
      </w:r>
      <w:r w:rsidR="00375991">
        <w:rPr>
          <w:rFonts w:ascii="Times New Roman" w:hAnsi="Times New Roman" w:cs="Times New Roman"/>
          <w:color w:val="000000"/>
          <w:shd w:val="clear" w:color="auto" w:fill="FFFFFF"/>
        </w:rPr>
        <w:t xml:space="preserve">had </w:t>
      </w:r>
      <w:r w:rsidR="00BA647A">
        <w:rPr>
          <w:rFonts w:ascii="Times New Roman" w:hAnsi="Times New Roman" w:cs="Times New Roman"/>
          <w:color w:val="000000"/>
          <w:shd w:val="clear" w:color="auto" w:fill="FFFFFF"/>
        </w:rPr>
        <w:t>granted</w:t>
      </w:r>
      <w:r w:rsidR="00375991">
        <w:rPr>
          <w:rFonts w:ascii="Times New Roman" w:hAnsi="Times New Roman" w:cs="Times New Roman"/>
          <w:color w:val="000000"/>
          <w:shd w:val="clear" w:color="auto" w:fill="FFFFFF"/>
        </w:rPr>
        <w:t xml:space="preserve"> complete permission </w:t>
      </w:r>
      <w:r w:rsidR="00E17050" w:rsidRPr="00B5009E">
        <w:rPr>
          <w:rFonts w:ascii="Times New Roman" w:hAnsi="Times New Roman" w:cs="Times New Roman"/>
          <w:color w:val="000000"/>
          <w:shd w:val="clear" w:color="auto" w:fill="FFFFFF"/>
        </w:rPr>
        <w:t xml:space="preserve">to teach and preach the gospel among the Ngoni. Koyi responded with the words of Simeon from Luke 2:29-32: “Sovereign Lord, as you have promised, you may now dismiss your servant in peace. For my eyes have seen your salvation, </w:t>
      </w:r>
      <w:r w:rsidR="00E17050" w:rsidRPr="00B5009E">
        <w:rPr>
          <w:rStyle w:val="text"/>
          <w:rFonts w:ascii="Times New Roman" w:hAnsi="Times New Roman" w:cs="Times New Roman"/>
          <w:color w:val="000000"/>
          <w:shd w:val="clear" w:color="auto" w:fill="FFFFFF"/>
        </w:rPr>
        <w:t>which you have prepared in the sight of all nations</w:t>
      </w:r>
      <w:r w:rsidR="00E17050" w:rsidRPr="00B5009E">
        <w:rPr>
          <w:rFonts w:ascii="Times New Roman" w:hAnsi="Times New Roman" w:cs="Times New Roman"/>
          <w:color w:val="000000"/>
          <w:shd w:val="clear" w:color="auto" w:fill="FFFFFF"/>
        </w:rPr>
        <w:t xml:space="preserve">.”   </w:t>
      </w:r>
    </w:p>
    <w:p w14:paraId="002E6A80" w14:textId="380BB3B1" w:rsidR="00E17050" w:rsidRDefault="00B55C0F" w:rsidP="00971D71">
      <w:pPr>
        <w:spacing w:line="22" w:lineRule="atLeast"/>
        <w:rPr>
          <w:rFonts w:ascii="Times New Roman" w:hAnsi="Times New Roman" w:cs="Times New Roman"/>
          <w:color w:val="000000"/>
          <w:shd w:val="clear" w:color="auto" w:fill="FFFFFF"/>
        </w:rPr>
      </w:pPr>
      <w:r w:rsidRPr="00B5009E">
        <w:rPr>
          <w:rFonts w:ascii="Times New Roman" w:hAnsi="Times New Roman" w:cs="Times New Roman"/>
          <w:color w:val="000000"/>
          <w:shd w:val="clear" w:color="auto" w:fill="FFFFFF"/>
        </w:rPr>
        <w:tab/>
      </w:r>
      <w:r w:rsidR="00E17050" w:rsidRPr="00B5009E">
        <w:rPr>
          <w:rFonts w:ascii="Times New Roman" w:hAnsi="Times New Roman" w:cs="Times New Roman"/>
          <w:color w:val="000000"/>
          <w:shd w:val="clear" w:color="auto" w:fill="FFFFFF"/>
        </w:rPr>
        <w:t xml:space="preserve">Recruited as a young </w:t>
      </w:r>
      <w:r w:rsidR="00AF3842">
        <w:rPr>
          <w:rFonts w:ascii="Times New Roman" w:hAnsi="Times New Roman" w:cs="Times New Roman"/>
          <w:color w:val="000000"/>
          <w:shd w:val="clear" w:color="auto" w:fill="FFFFFF"/>
        </w:rPr>
        <w:t>student</w:t>
      </w:r>
      <w:r w:rsidR="002C603D">
        <w:rPr>
          <w:rFonts w:ascii="Times New Roman" w:hAnsi="Times New Roman" w:cs="Times New Roman"/>
          <w:color w:val="000000"/>
          <w:shd w:val="clear" w:color="auto" w:fill="FFFFFF"/>
        </w:rPr>
        <w:t xml:space="preserve"> and</w:t>
      </w:r>
      <w:r w:rsidR="00E17050" w:rsidRPr="00B5009E">
        <w:rPr>
          <w:rFonts w:ascii="Times New Roman" w:hAnsi="Times New Roman" w:cs="Times New Roman"/>
          <w:color w:val="000000"/>
          <w:shd w:val="clear" w:color="auto" w:fill="FFFFFF"/>
        </w:rPr>
        <w:t xml:space="preserve"> eagerly evangelising at every opportunity, Koyi was known as God’s humble worker, a man of great courage and faithfulness. He died and was buried among the </w:t>
      </w:r>
      <w:proofErr w:type="gramStart"/>
      <w:r w:rsidR="00E17050" w:rsidRPr="00B5009E">
        <w:rPr>
          <w:rFonts w:ascii="Times New Roman" w:hAnsi="Times New Roman" w:cs="Times New Roman"/>
          <w:color w:val="000000"/>
          <w:shd w:val="clear" w:color="auto" w:fill="FFFFFF"/>
        </w:rPr>
        <w:t>Ngoni, and</w:t>
      </w:r>
      <w:proofErr w:type="gramEnd"/>
      <w:r w:rsidR="00E17050" w:rsidRPr="00B5009E">
        <w:rPr>
          <w:rFonts w:ascii="Times New Roman" w:hAnsi="Times New Roman" w:cs="Times New Roman"/>
          <w:color w:val="000000"/>
          <w:shd w:val="clear" w:color="auto" w:fill="FFFFFF"/>
        </w:rPr>
        <w:t xml:space="preserve"> is honoured today </w:t>
      </w:r>
      <w:r w:rsidR="00AF3842">
        <w:rPr>
          <w:rFonts w:ascii="Times New Roman" w:hAnsi="Times New Roman" w:cs="Times New Roman"/>
          <w:color w:val="000000"/>
          <w:shd w:val="clear" w:color="auto" w:fill="FFFFFF"/>
        </w:rPr>
        <w:t>for</w:t>
      </w:r>
      <w:r w:rsidR="00E17050" w:rsidRPr="00B5009E">
        <w:rPr>
          <w:rFonts w:ascii="Times New Roman" w:hAnsi="Times New Roman" w:cs="Times New Roman"/>
          <w:color w:val="000000"/>
          <w:shd w:val="clear" w:color="auto" w:fill="FFFFFF"/>
        </w:rPr>
        <w:t xml:space="preserve"> the sacrifice</w:t>
      </w:r>
      <w:r w:rsidR="00AF3842">
        <w:rPr>
          <w:rFonts w:ascii="Times New Roman" w:hAnsi="Times New Roman" w:cs="Times New Roman"/>
          <w:color w:val="000000"/>
          <w:shd w:val="clear" w:color="auto" w:fill="FFFFFF"/>
        </w:rPr>
        <w:t>s</w:t>
      </w:r>
      <w:r w:rsidR="00E17050" w:rsidRPr="00B5009E">
        <w:rPr>
          <w:rFonts w:ascii="Times New Roman" w:hAnsi="Times New Roman" w:cs="Times New Roman"/>
          <w:color w:val="000000"/>
          <w:shd w:val="clear" w:color="auto" w:fill="FFFFFF"/>
        </w:rPr>
        <w:t xml:space="preserve"> he made to bring the</w:t>
      </w:r>
      <w:r w:rsidR="00C14BC5">
        <w:rPr>
          <w:rFonts w:ascii="Times New Roman" w:hAnsi="Times New Roman" w:cs="Times New Roman"/>
          <w:color w:val="000000"/>
          <w:shd w:val="clear" w:color="auto" w:fill="FFFFFF"/>
        </w:rPr>
        <w:t>m the</w:t>
      </w:r>
      <w:r w:rsidR="00E17050" w:rsidRPr="00B5009E">
        <w:rPr>
          <w:rFonts w:ascii="Times New Roman" w:hAnsi="Times New Roman" w:cs="Times New Roman"/>
          <w:color w:val="000000"/>
          <w:shd w:val="clear" w:color="auto" w:fill="FFFFFF"/>
        </w:rPr>
        <w:t xml:space="preserve"> Light of Life.  </w:t>
      </w:r>
    </w:p>
    <w:p w14:paraId="49AD1CCD" w14:textId="21CBD0BE" w:rsidR="00BC22B1" w:rsidRDefault="00BC22B1" w:rsidP="00971D71">
      <w:pPr>
        <w:spacing w:line="22" w:lineRule="atLeast"/>
        <w:rPr>
          <w:rFonts w:ascii="Times New Roman" w:hAnsi="Times New Roman" w:cs="Times New Roman"/>
          <w:color w:val="000000"/>
          <w:shd w:val="clear" w:color="auto" w:fill="FFFFFF"/>
        </w:rPr>
      </w:pPr>
    </w:p>
    <w:p w14:paraId="7E073F85" w14:textId="6055D68D" w:rsidR="00BC22B1" w:rsidRPr="00B5009E" w:rsidRDefault="00BC22B1" w:rsidP="00971D71">
      <w:pPr>
        <w:spacing w:line="22" w:lineRule="atLeast"/>
        <w:rPr>
          <w:rFonts w:ascii="Times New Roman" w:hAnsi="Times New Roman" w:cs="Times New Roman"/>
        </w:rPr>
      </w:pPr>
    </w:p>
    <w:p w14:paraId="2AAC5912" w14:textId="6F9506DF" w:rsidR="00EA776C" w:rsidRDefault="00FA7129" w:rsidP="000733E5">
      <w:pPr>
        <w:spacing w:line="22" w:lineRule="atLeast"/>
        <w:rPr>
          <w:rFonts w:ascii="Times New Roman" w:hAnsi="Times New Roman" w:cs="Times New Roman"/>
          <w:b/>
        </w:rPr>
      </w:pPr>
      <w:r>
        <w:rPr>
          <w:noProof/>
        </w:rPr>
        <mc:AlternateContent>
          <mc:Choice Requires="wps">
            <w:drawing>
              <wp:anchor distT="0" distB="0" distL="114300" distR="114300" simplePos="0" relativeHeight="251666432" behindDoc="0" locked="0" layoutInCell="1" allowOverlap="1" wp14:anchorId="08943131" wp14:editId="078E0CFD">
                <wp:simplePos x="0" y="0"/>
                <wp:positionH relativeFrom="column">
                  <wp:posOffset>3019425</wp:posOffset>
                </wp:positionH>
                <wp:positionV relativeFrom="paragraph">
                  <wp:posOffset>113030</wp:posOffset>
                </wp:positionV>
                <wp:extent cx="2339975" cy="1828800"/>
                <wp:effectExtent l="0" t="0" r="22225" b="15875"/>
                <wp:wrapSquare wrapText="bothSides"/>
                <wp:docPr id="4" name="Text Box 4"/>
                <wp:cNvGraphicFramePr/>
                <a:graphic xmlns:a="http://schemas.openxmlformats.org/drawingml/2006/main">
                  <a:graphicData uri="http://schemas.microsoft.com/office/word/2010/wordprocessingShape">
                    <wps:wsp>
                      <wps:cNvSpPr txBox="1"/>
                      <wps:spPr>
                        <a:xfrm>
                          <a:off x="0" y="0"/>
                          <a:ext cx="2339975" cy="1828800"/>
                        </a:xfrm>
                        <a:prstGeom prst="rect">
                          <a:avLst/>
                        </a:prstGeom>
                        <a:noFill/>
                        <a:ln w="6350">
                          <a:solidFill>
                            <a:prstClr val="black"/>
                          </a:solidFill>
                        </a:ln>
                      </wps:spPr>
                      <wps:txbx>
                        <w:txbxContent>
                          <w:p w14:paraId="0CB51BC6" w14:textId="77777777" w:rsidR="00EA776C" w:rsidRPr="00DB2B01" w:rsidRDefault="00EA776C" w:rsidP="00BC22B1">
                            <w:pPr>
                              <w:shd w:val="clear" w:color="auto" w:fill="FFFFFF"/>
                              <w:spacing w:line="22" w:lineRule="atLeast"/>
                              <w:rPr>
                                <w:rFonts w:ascii="Times New Roman" w:eastAsia="Times New Roman" w:hAnsi="Times New Roman" w:cs="Times New Roman"/>
                                <w:i/>
                                <w:color w:val="000000"/>
                                <w:sz w:val="21"/>
                                <w:szCs w:val="21"/>
                                <w:lang w:val="en-US"/>
                              </w:rPr>
                            </w:pPr>
                            <w:r w:rsidRPr="00DB2B01">
                              <w:rPr>
                                <w:rFonts w:ascii="Times New Roman" w:eastAsia="Times New Roman" w:hAnsi="Times New Roman" w:cs="Times New Roman"/>
                                <w:i/>
                                <w:color w:val="000000"/>
                                <w:sz w:val="21"/>
                                <w:szCs w:val="21"/>
                                <w:lang w:val="en-US"/>
                              </w:rPr>
                              <w:t>Sources:</w:t>
                            </w:r>
                          </w:p>
                          <w:p w14:paraId="1AF72C16" w14:textId="69D40964" w:rsidR="00EA776C" w:rsidRPr="00DB2B01" w:rsidRDefault="00EA776C" w:rsidP="00EA776C">
                            <w:pPr>
                              <w:pStyle w:val="ListParagraph"/>
                              <w:numPr>
                                <w:ilvl w:val="0"/>
                                <w:numId w:val="7"/>
                              </w:numPr>
                              <w:shd w:val="clear" w:color="auto" w:fill="FFFFFF"/>
                              <w:spacing w:line="22" w:lineRule="atLeast"/>
                              <w:rPr>
                                <w:rFonts w:ascii="Times New Roman" w:hAnsi="Times New Roman" w:cs="Times New Roman"/>
                                <w:b/>
                                <w:bCs/>
                                <w:i/>
                                <w:color w:val="131313"/>
                                <w:sz w:val="21"/>
                                <w:szCs w:val="21"/>
                              </w:rPr>
                            </w:pPr>
                            <w:r w:rsidRPr="00DB2B01">
                              <w:rPr>
                                <w:rFonts w:ascii="Times New Roman" w:eastAsia="Times New Roman" w:hAnsi="Times New Roman" w:cs="Times New Roman"/>
                                <w:i/>
                                <w:color w:val="000000"/>
                                <w:sz w:val="21"/>
                                <w:szCs w:val="21"/>
                                <w:lang w:val="en-US"/>
                              </w:rPr>
                              <w:t xml:space="preserve">Interview with Rev Siegfried </w:t>
                            </w:r>
                            <w:proofErr w:type="spellStart"/>
                            <w:r w:rsidRPr="00DB2B01">
                              <w:rPr>
                                <w:rFonts w:ascii="Times New Roman" w:eastAsia="Times New Roman" w:hAnsi="Times New Roman" w:cs="Times New Roman"/>
                                <w:i/>
                                <w:color w:val="000000"/>
                                <w:sz w:val="21"/>
                                <w:szCs w:val="21"/>
                                <w:lang w:val="en-US"/>
                              </w:rPr>
                              <w:t>Ngubane</w:t>
                            </w:r>
                            <w:proofErr w:type="spellEnd"/>
                            <w:r w:rsidRPr="00DB2B01">
                              <w:rPr>
                                <w:rFonts w:ascii="Times New Roman" w:eastAsia="Times New Roman" w:hAnsi="Times New Roman" w:cs="Times New Roman"/>
                                <w:i/>
                                <w:color w:val="000000"/>
                                <w:sz w:val="21"/>
                                <w:szCs w:val="21"/>
                                <w:lang w:val="en-US"/>
                              </w:rPr>
                              <w:t>, Director of SIM's Southern Africa Region. </w:t>
                            </w:r>
                            <w:r w:rsidRPr="00DB2B01">
                              <w:rPr>
                                <w:rFonts w:ascii="Times New Roman" w:hAnsi="Times New Roman" w:cs="Times New Roman"/>
                                <w:b/>
                                <w:bCs/>
                                <w:i/>
                                <w:color w:val="131313"/>
                                <w:sz w:val="21"/>
                                <w:szCs w:val="21"/>
                              </w:rPr>
                              <w:t xml:space="preserve"> </w:t>
                            </w:r>
                          </w:p>
                          <w:p w14:paraId="17630177" w14:textId="5B5352CC" w:rsidR="00EA776C" w:rsidRPr="00DB2B01" w:rsidRDefault="00EA776C" w:rsidP="00EA776C">
                            <w:pPr>
                              <w:pStyle w:val="ListParagraph"/>
                              <w:numPr>
                                <w:ilvl w:val="0"/>
                                <w:numId w:val="7"/>
                              </w:numPr>
                              <w:shd w:val="clear" w:color="auto" w:fill="FFFFFF"/>
                              <w:spacing w:line="22" w:lineRule="atLeast"/>
                              <w:rPr>
                                <w:rFonts w:ascii="Times New Roman" w:hAnsi="Times New Roman" w:cs="Times New Roman"/>
                                <w:i/>
                                <w:sz w:val="21"/>
                                <w:szCs w:val="21"/>
                              </w:rPr>
                            </w:pPr>
                            <w:r w:rsidRPr="00DB2B01">
                              <w:rPr>
                                <w:rFonts w:ascii="Times New Roman" w:hAnsi="Times New Roman" w:cs="Times New Roman"/>
                                <w:i/>
                                <w:sz w:val="21"/>
                                <w:szCs w:val="21"/>
                              </w:rPr>
                              <w:t>In Memory of William Koyi</w:t>
                            </w:r>
                            <w:r w:rsidR="00993CFD">
                              <w:rPr>
                                <w:rFonts w:ascii="Times New Roman" w:hAnsi="Times New Roman" w:cs="Times New Roman"/>
                                <w:i/>
                                <w:sz w:val="21"/>
                                <w:szCs w:val="21"/>
                              </w:rPr>
                              <w:t xml:space="preserve"> </w:t>
                            </w:r>
                            <w:hyperlink r:id="rId12" w:history="1">
                              <w:r w:rsidR="00993CFD" w:rsidRPr="00F13691">
                                <w:rPr>
                                  <w:rStyle w:val="Hyperlink"/>
                                  <w:rFonts w:ascii="Times New Roman" w:hAnsi="Times New Roman" w:cs="Times New Roman"/>
                                  <w:i/>
                                  <w:sz w:val="21"/>
                                  <w:szCs w:val="21"/>
                                </w:rPr>
                                <w:t>https://bit.ly/2TsjK0y</w:t>
                              </w:r>
                            </w:hyperlink>
                            <w:r w:rsidRPr="00DB2B01">
                              <w:rPr>
                                <w:rFonts w:ascii="Times New Roman" w:hAnsi="Times New Roman" w:cs="Times New Roman"/>
                                <w:i/>
                                <w:sz w:val="21"/>
                                <w:szCs w:val="21"/>
                              </w:rPr>
                              <w:t xml:space="preserve">  </w:t>
                            </w:r>
                          </w:p>
                          <w:p w14:paraId="4C3BF1EB" w14:textId="55F8ECF8" w:rsidR="00EA776C" w:rsidRPr="00DB2B01" w:rsidRDefault="00EA776C" w:rsidP="00446CF9">
                            <w:pPr>
                              <w:pStyle w:val="ListParagraph"/>
                              <w:numPr>
                                <w:ilvl w:val="0"/>
                                <w:numId w:val="7"/>
                              </w:numPr>
                              <w:shd w:val="clear" w:color="auto" w:fill="FFFFFF"/>
                              <w:spacing w:line="22" w:lineRule="atLeast"/>
                              <w:rPr>
                                <w:rFonts w:ascii="Times New Roman" w:eastAsia="Times New Roman" w:hAnsi="Times New Roman" w:cs="Times New Roman"/>
                                <w:i/>
                                <w:color w:val="000000"/>
                                <w:sz w:val="21"/>
                                <w:szCs w:val="21"/>
                              </w:rPr>
                            </w:pPr>
                            <w:r w:rsidRPr="00DB2B01">
                              <w:rPr>
                                <w:rFonts w:ascii="Times New Roman" w:eastAsia="Times New Roman" w:hAnsi="Times New Roman" w:cs="Times New Roman"/>
                                <w:i/>
                                <w:color w:val="000000"/>
                                <w:sz w:val="21"/>
                                <w:szCs w:val="21"/>
                                <w:lang w:val="en-US"/>
                              </w:rPr>
                              <w:t>Xhosa Missionaries to Malawi: Black Europeans or African Christians? by T. Jack Thompson. International Bulletin of Missionary Research, Oct 2000, pp168-170.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943131" id="Text Box 4" o:spid="_x0000_s1027" type="#_x0000_t202" style="position:absolute;margin-left:237.75pt;margin-top:8.9pt;width:184.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" filled="f" strokeweight=".5pt">
                <v:textbox style="mso-fit-shape-to-text:t">
                  <w:txbxContent>
                    <w:p w14:paraId="0CB51BC6" w14:textId="77777777" w:rsidR="00EA776C" w:rsidRPr="00DB2B01" w:rsidRDefault="00EA776C" w:rsidP="00BC22B1">
                      <w:pPr>
                        <w:shd w:val="clear" w:color="auto" w:fill="FFFFFF"/>
                        <w:spacing w:line="22" w:lineRule="atLeast"/>
                        <w:rPr>
                          <w:rFonts w:ascii="Times New Roman" w:eastAsia="Times New Roman" w:hAnsi="Times New Roman" w:cs="Times New Roman"/>
                          <w:i/>
                          <w:color w:val="000000"/>
                          <w:sz w:val="21"/>
                          <w:szCs w:val="21"/>
                          <w:lang w:val="en-US"/>
                        </w:rPr>
                      </w:pPr>
                      <w:r w:rsidRPr="00DB2B01">
                        <w:rPr>
                          <w:rFonts w:ascii="Times New Roman" w:eastAsia="Times New Roman" w:hAnsi="Times New Roman" w:cs="Times New Roman"/>
                          <w:i/>
                          <w:color w:val="000000"/>
                          <w:sz w:val="21"/>
                          <w:szCs w:val="21"/>
                          <w:lang w:val="en-US"/>
                        </w:rPr>
                        <w:t>Sources:</w:t>
                      </w:r>
                    </w:p>
                    <w:p w14:paraId="1AF72C16" w14:textId="69D40964" w:rsidR="00EA776C" w:rsidRPr="00DB2B01" w:rsidRDefault="00EA776C" w:rsidP="00EA776C">
                      <w:pPr>
                        <w:pStyle w:val="ListParagraph"/>
                        <w:numPr>
                          <w:ilvl w:val="0"/>
                          <w:numId w:val="7"/>
                        </w:numPr>
                        <w:shd w:val="clear" w:color="auto" w:fill="FFFFFF"/>
                        <w:spacing w:line="22" w:lineRule="atLeast"/>
                        <w:rPr>
                          <w:rFonts w:ascii="Times New Roman" w:hAnsi="Times New Roman" w:cs="Times New Roman"/>
                          <w:b/>
                          <w:bCs/>
                          <w:i/>
                          <w:color w:val="131313"/>
                          <w:sz w:val="21"/>
                          <w:szCs w:val="21"/>
                        </w:rPr>
                      </w:pPr>
                      <w:r w:rsidRPr="00DB2B01">
                        <w:rPr>
                          <w:rFonts w:ascii="Times New Roman" w:eastAsia="Times New Roman" w:hAnsi="Times New Roman" w:cs="Times New Roman"/>
                          <w:i/>
                          <w:color w:val="000000"/>
                          <w:sz w:val="21"/>
                          <w:szCs w:val="21"/>
                          <w:lang w:val="en-US"/>
                        </w:rPr>
                        <w:t xml:space="preserve">Interview with Rev Siegfried </w:t>
                      </w:r>
                      <w:proofErr w:type="spellStart"/>
                      <w:r w:rsidRPr="00DB2B01">
                        <w:rPr>
                          <w:rFonts w:ascii="Times New Roman" w:eastAsia="Times New Roman" w:hAnsi="Times New Roman" w:cs="Times New Roman"/>
                          <w:i/>
                          <w:color w:val="000000"/>
                          <w:sz w:val="21"/>
                          <w:szCs w:val="21"/>
                          <w:lang w:val="en-US"/>
                        </w:rPr>
                        <w:t>Ngubane</w:t>
                      </w:r>
                      <w:proofErr w:type="spellEnd"/>
                      <w:r w:rsidRPr="00DB2B01">
                        <w:rPr>
                          <w:rFonts w:ascii="Times New Roman" w:eastAsia="Times New Roman" w:hAnsi="Times New Roman" w:cs="Times New Roman"/>
                          <w:i/>
                          <w:color w:val="000000"/>
                          <w:sz w:val="21"/>
                          <w:szCs w:val="21"/>
                          <w:lang w:val="en-US"/>
                        </w:rPr>
                        <w:t>, Director of SIM's Southern Africa Region. </w:t>
                      </w:r>
                      <w:r w:rsidRPr="00DB2B01">
                        <w:rPr>
                          <w:rFonts w:ascii="Times New Roman" w:hAnsi="Times New Roman" w:cs="Times New Roman"/>
                          <w:b/>
                          <w:bCs/>
                          <w:i/>
                          <w:color w:val="131313"/>
                          <w:sz w:val="21"/>
                          <w:szCs w:val="21"/>
                        </w:rPr>
                        <w:t xml:space="preserve"> </w:t>
                      </w:r>
                    </w:p>
                    <w:p w14:paraId="17630177" w14:textId="5B5352CC" w:rsidR="00EA776C" w:rsidRPr="00DB2B01" w:rsidRDefault="00EA776C" w:rsidP="00EA776C">
                      <w:pPr>
                        <w:pStyle w:val="ListParagraph"/>
                        <w:numPr>
                          <w:ilvl w:val="0"/>
                          <w:numId w:val="7"/>
                        </w:numPr>
                        <w:shd w:val="clear" w:color="auto" w:fill="FFFFFF"/>
                        <w:spacing w:line="22" w:lineRule="atLeast"/>
                        <w:rPr>
                          <w:rFonts w:ascii="Times New Roman" w:hAnsi="Times New Roman" w:cs="Times New Roman"/>
                          <w:i/>
                          <w:sz w:val="21"/>
                          <w:szCs w:val="21"/>
                        </w:rPr>
                      </w:pPr>
                      <w:r w:rsidRPr="00DB2B01">
                        <w:rPr>
                          <w:rFonts w:ascii="Times New Roman" w:hAnsi="Times New Roman" w:cs="Times New Roman"/>
                          <w:i/>
                          <w:sz w:val="21"/>
                          <w:szCs w:val="21"/>
                        </w:rPr>
                        <w:t>In Memory of William Koyi</w:t>
                      </w:r>
                      <w:r w:rsidR="00993CFD">
                        <w:rPr>
                          <w:rFonts w:ascii="Times New Roman" w:hAnsi="Times New Roman" w:cs="Times New Roman"/>
                          <w:i/>
                          <w:sz w:val="21"/>
                          <w:szCs w:val="21"/>
                        </w:rPr>
                        <w:t xml:space="preserve"> </w:t>
                      </w:r>
                      <w:hyperlink r:id="rId13" w:history="1">
                        <w:r w:rsidR="00993CFD" w:rsidRPr="00F13691">
                          <w:rPr>
                            <w:rStyle w:val="Hyperlink"/>
                            <w:rFonts w:ascii="Times New Roman" w:hAnsi="Times New Roman" w:cs="Times New Roman"/>
                            <w:i/>
                            <w:sz w:val="21"/>
                            <w:szCs w:val="21"/>
                          </w:rPr>
                          <w:t>https://bit.ly/2TsjK0y</w:t>
                        </w:r>
                      </w:hyperlink>
                      <w:r w:rsidRPr="00DB2B01">
                        <w:rPr>
                          <w:rFonts w:ascii="Times New Roman" w:hAnsi="Times New Roman" w:cs="Times New Roman"/>
                          <w:i/>
                          <w:sz w:val="21"/>
                          <w:szCs w:val="21"/>
                        </w:rPr>
                        <w:t xml:space="preserve">  </w:t>
                      </w:r>
                    </w:p>
                    <w:p w14:paraId="4C3BF1EB" w14:textId="55F8ECF8" w:rsidR="00EA776C" w:rsidRPr="00DB2B01" w:rsidRDefault="00EA776C" w:rsidP="00446CF9">
                      <w:pPr>
                        <w:pStyle w:val="ListParagraph"/>
                        <w:numPr>
                          <w:ilvl w:val="0"/>
                          <w:numId w:val="7"/>
                        </w:numPr>
                        <w:shd w:val="clear" w:color="auto" w:fill="FFFFFF"/>
                        <w:spacing w:line="22" w:lineRule="atLeast"/>
                        <w:rPr>
                          <w:rFonts w:ascii="Times New Roman" w:eastAsia="Times New Roman" w:hAnsi="Times New Roman" w:cs="Times New Roman"/>
                          <w:i/>
                          <w:color w:val="000000"/>
                          <w:sz w:val="21"/>
                          <w:szCs w:val="21"/>
                        </w:rPr>
                      </w:pPr>
                      <w:r w:rsidRPr="00DB2B01">
                        <w:rPr>
                          <w:rFonts w:ascii="Times New Roman" w:eastAsia="Times New Roman" w:hAnsi="Times New Roman" w:cs="Times New Roman"/>
                          <w:i/>
                          <w:color w:val="000000"/>
                          <w:sz w:val="21"/>
                          <w:szCs w:val="21"/>
                          <w:lang w:val="en-US"/>
                        </w:rPr>
                        <w:t>Xhosa Missionaries to Malawi: Black Europeans or African Christians? by T. Jack Thompson. International Bulletin of Missionary Research, Oct 2000, pp168-170.</w:t>
                      </w:r>
                    </w:p>
                  </w:txbxContent>
                </v:textbox>
                <w10:wrap type="square"/>
              </v:shape>
            </w:pict>
          </mc:Fallback>
        </mc:AlternateContent>
      </w:r>
    </w:p>
    <w:p w14:paraId="5FBEEF64" w14:textId="77777777" w:rsidR="00EA776C" w:rsidRDefault="00EA776C" w:rsidP="00971D71">
      <w:pPr>
        <w:spacing w:line="22" w:lineRule="atLeast"/>
        <w:jc w:val="center"/>
        <w:rPr>
          <w:rFonts w:ascii="Times New Roman" w:hAnsi="Times New Roman" w:cs="Times New Roman"/>
          <w:b/>
        </w:rPr>
      </w:pPr>
    </w:p>
    <w:p w14:paraId="0ABB0383" w14:textId="77777777" w:rsidR="00EA776C" w:rsidRDefault="00EA776C" w:rsidP="00971D71">
      <w:pPr>
        <w:spacing w:line="22" w:lineRule="atLeast"/>
        <w:jc w:val="center"/>
        <w:rPr>
          <w:rFonts w:ascii="Times New Roman" w:hAnsi="Times New Roman" w:cs="Times New Roman"/>
          <w:b/>
        </w:rPr>
      </w:pPr>
    </w:p>
    <w:p w14:paraId="7D8CB8F0" w14:textId="77777777" w:rsidR="00EA776C" w:rsidRDefault="00EA776C" w:rsidP="00971D71">
      <w:pPr>
        <w:spacing w:line="22" w:lineRule="atLeast"/>
        <w:jc w:val="center"/>
        <w:rPr>
          <w:rFonts w:ascii="Times New Roman" w:hAnsi="Times New Roman" w:cs="Times New Roman"/>
          <w:b/>
        </w:rPr>
      </w:pPr>
    </w:p>
    <w:p w14:paraId="013FD15B" w14:textId="77777777" w:rsidR="00EA776C" w:rsidRDefault="00EA776C" w:rsidP="00971D71">
      <w:pPr>
        <w:spacing w:line="22" w:lineRule="atLeast"/>
        <w:jc w:val="center"/>
        <w:rPr>
          <w:rFonts w:ascii="Times New Roman" w:hAnsi="Times New Roman" w:cs="Times New Roman"/>
          <w:b/>
        </w:rPr>
      </w:pPr>
    </w:p>
    <w:p w14:paraId="63D05116" w14:textId="77777777" w:rsidR="00EA776C" w:rsidRDefault="00EA776C" w:rsidP="00971D71">
      <w:pPr>
        <w:spacing w:line="22" w:lineRule="atLeast"/>
        <w:jc w:val="center"/>
        <w:rPr>
          <w:rFonts w:ascii="Times New Roman" w:hAnsi="Times New Roman" w:cs="Times New Roman"/>
          <w:b/>
        </w:rPr>
      </w:pPr>
    </w:p>
    <w:p w14:paraId="73A3405F" w14:textId="77777777" w:rsidR="00EA776C" w:rsidRDefault="00EA776C" w:rsidP="00971D71">
      <w:pPr>
        <w:spacing w:line="22" w:lineRule="atLeast"/>
        <w:jc w:val="center"/>
        <w:rPr>
          <w:rFonts w:ascii="Times New Roman" w:hAnsi="Times New Roman" w:cs="Times New Roman"/>
          <w:b/>
        </w:rPr>
      </w:pPr>
    </w:p>
    <w:p w14:paraId="0D93AA90" w14:textId="77777777" w:rsidR="00EA776C" w:rsidRDefault="00EA776C" w:rsidP="00971D71">
      <w:pPr>
        <w:spacing w:line="22" w:lineRule="atLeast"/>
        <w:jc w:val="center"/>
        <w:rPr>
          <w:rFonts w:ascii="Times New Roman" w:hAnsi="Times New Roman" w:cs="Times New Roman"/>
          <w:b/>
        </w:rPr>
      </w:pPr>
    </w:p>
    <w:p w14:paraId="10C0BA60" w14:textId="77777777" w:rsidR="00EA776C" w:rsidRDefault="00EA776C" w:rsidP="00971D71">
      <w:pPr>
        <w:spacing w:line="22" w:lineRule="atLeast"/>
        <w:jc w:val="center"/>
        <w:rPr>
          <w:rFonts w:ascii="Times New Roman" w:hAnsi="Times New Roman" w:cs="Times New Roman"/>
          <w:b/>
        </w:rPr>
      </w:pPr>
    </w:p>
    <w:p w14:paraId="33432F0E" w14:textId="77777777" w:rsidR="00EA776C" w:rsidRDefault="00EA776C" w:rsidP="00971D71">
      <w:pPr>
        <w:spacing w:line="22" w:lineRule="atLeast"/>
        <w:jc w:val="center"/>
        <w:rPr>
          <w:rFonts w:ascii="Times New Roman" w:hAnsi="Times New Roman" w:cs="Times New Roman"/>
          <w:b/>
        </w:rPr>
      </w:pPr>
    </w:p>
    <w:p w14:paraId="0E261301" w14:textId="77777777" w:rsidR="00EA776C" w:rsidRDefault="00EA776C" w:rsidP="00971D71">
      <w:pPr>
        <w:spacing w:line="22" w:lineRule="atLeast"/>
        <w:jc w:val="center"/>
        <w:rPr>
          <w:rFonts w:ascii="Times New Roman" w:hAnsi="Times New Roman" w:cs="Times New Roman"/>
          <w:b/>
        </w:rPr>
      </w:pPr>
    </w:p>
    <w:p w14:paraId="31CC3110" w14:textId="3370EC4D" w:rsidR="00CE5978" w:rsidRPr="00B5009E" w:rsidRDefault="00CE5978" w:rsidP="00971D71">
      <w:pPr>
        <w:spacing w:line="22" w:lineRule="atLeast"/>
        <w:jc w:val="center"/>
        <w:rPr>
          <w:rFonts w:ascii="Times New Roman" w:hAnsi="Times New Roman" w:cs="Times New Roman"/>
          <w:b/>
        </w:rPr>
      </w:pPr>
      <w:r w:rsidRPr="00B5009E">
        <w:rPr>
          <w:rFonts w:ascii="Times New Roman" w:hAnsi="Times New Roman" w:cs="Times New Roman"/>
          <w:b/>
        </w:rPr>
        <w:t>*</w:t>
      </w:r>
      <w:r w:rsidRPr="00B5009E">
        <w:rPr>
          <w:rFonts w:ascii="Times New Roman" w:hAnsi="Times New Roman" w:cs="Times New Roman"/>
          <w:b/>
        </w:rPr>
        <w:tab/>
      </w:r>
      <w:r w:rsidRPr="00B5009E">
        <w:rPr>
          <w:rFonts w:ascii="Times New Roman" w:hAnsi="Times New Roman" w:cs="Times New Roman"/>
          <w:b/>
        </w:rPr>
        <w:tab/>
        <w:t>*</w:t>
      </w:r>
      <w:r w:rsidRPr="00B5009E">
        <w:rPr>
          <w:rFonts w:ascii="Times New Roman" w:hAnsi="Times New Roman" w:cs="Times New Roman"/>
          <w:b/>
        </w:rPr>
        <w:tab/>
      </w:r>
      <w:r w:rsidRPr="00B5009E">
        <w:rPr>
          <w:rFonts w:ascii="Times New Roman" w:hAnsi="Times New Roman" w:cs="Times New Roman"/>
          <w:b/>
        </w:rPr>
        <w:tab/>
        <w:t>*</w:t>
      </w:r>
    </w:p>
    <w:p w14:paraId="5629A49B" w14:textId="6234F0F4" w:rsidR="006E7BF5" w:rsidRPr="00B5009E" w:rsidRDefault="006E7BF5" w:rsidP="00971D71">
      <w:pPr>
        <w:spacing w:line="22" w:lineRule="atLeast"/>
        <w:rPr>
          <w:rFonts w:ascii="Times New Roman" w:hAnsi="Times New Roman" w:cs="Times New Roman"/>
        </w:rPr>
      </w:pPr>
    </w:p>
    <w:p w14:paraId="4F5B1174" w14:textId="73B97EEE" w:rsidR="00F43877" w:rsidRPr="00B5009E" w:rsidRDefault="00F43877" w:rsidP="00971D71">
      <w:pPr>
        <w:spacing w:line="22" w:lineRule="atLeast"/>
        <w:rPr>
          <w:rFonts w:ascii="Times New Roman" w:hAnsi="Times New Roman" w:cs="Times New Roman"/>
        </w:rPr>
      </w:pPr>
    </w:p>
    <w:p w14:paraId="05C57AFE" w14:textId="1995920D" w:rsidR="00F43877" w:rsidRPr="00B5009E" w:rsidRDefault="00F43877" w:rsidP="00971D71">
      <w:pPr>
        <w:spacing w:line="22" w:lineRule="atLeast"/>
        <w:jc w:val="both"/>
        <w:rPr>
          <w:rFonts w:ascii="Times New Roman" w:hAnsi="Times New Roman" w:cs="Times New Roman"/>
          <w:b/>
        </w:rPr>
      </w:pPr>
      <w:r w:rsidRPr="00B5009E">
        <w:rPr>
          <w:rFonts w:ascii="Times New Roman" w:hAnsi="Times New Roman" w:cs="Times New Roman"/>
          <w:b/>
        </w:rPr>
        <w:t xml:space="preserve">One Malagasy </w:t>
      </w:r>
      <w:r w:rsidR="0024513F" w:rsidRPr="00B5009E">
        <w:rPr>
          <w:rFonts w:ascii="Times New Roman" w:hAnsi="Times New Roman" w:cs="Times New Roman"/>
          <w:b/>
        </w:rPr>
        <w:t>w</w:t>
      </w:r>
      <w:r w:rsidRPr="00B5009E">
        <w:rPr>
          <w:rFonts w:ascii="Times New Roman" w:hAnsi="Times New Roman" w:cs="Times New Roman"/>
          <w:b/>
        </w:rPr>
        <w:t xml:space="preserve">oman and the </w:t>
      </w:r>
      <w:r w:rsidR="0024513F" w:rsidRPr="00B5009E">
        <w:rPr>
          <w:rFonts w:ascii="Times New Roman" w:hAnsi="Times New Roman" w:cs="Times New Roman"/>
          <w:b/>
        </w:rPr>
        <w:t>w</w:t>
      </w:r>
      <w:r w:rsidRPr="00B5009E">
        <w:rPr>
          <w:rFonts w:ascii="Times New Roman" w:hAnsi="Times New Roman" w:cs="Times New Roman"/>
          <w:b/>
        </w:rPr>
        <w:t xml:space="preserve">omen who </w:t>
      </w:r>
      <w:r w:rsidR="0024513F" w:rsidRPr="00B5009E">
        <w:rPr>
          <w:rFonts w:ascii="Times New Roman" w:hAnsi="Times New Roman" w:cs="Times New Roman"/>
          <w:b/>
        </w:rPr>
        <w:t>l</w:t>
      </w:r>
      <w:r w:rsidRPr="00B5009E">
        <w:rPr>
          <w:rFonts w:ascii="Times New Roman" w:hAnsi="Times New Roman" w:cs="Times New Roman"/>
          <w:b/>
        </w:rPr>
        <w:t xml:space="preserve">ined her </w:t>
      </w:r>
      <w:r w:rsidR="0024513F" w:rsidRPr="00B5009E">
        <w:rPr>
          <w:rFonts w:ascii="Times New Roman" w:hAnsi="Times New Roman" w:cs="Times New Roman"/>
          <w:b/>
        </w:rPr>
        <w:t>p</w:t>
      </w:r>
      <w:r w:rsidRPr="00B5009E">
        <w:rPr>
          <w:rFonts w:ascii="Times New Roman" w:hAnsi="Times New Roman" w:cs="Times New Roman"/>
          <w:b/>
        </w:rPr>
        <w:t xml:space="preserve">ath </w:t>
      </w:r>
    </w:p>
    <w:p w14:paraId="040C0BCA" w14:textId="77777777" w:rsidR="00F43877" w:rsidRPr="00B5009E" w:rsidRDefault="00F43877" w:rsidP="00971D71">
      <w:pPr>
        <w:spacing w:line="22" w:lineRule="atLeast"/>
        <w:jc w:val="both"/>
        <w:rPr>
          <w:rFonts w:ascii="Times New Roman" w:hAnsi="Times New Roman" w:cs="Times New Roman"/>
        </w:rPr>
      </w:pPr>
      <w:r w:rsidRPr="00B5009E">
        <w:rPr>
          <w:rFonts w:ascii="Times New Roman" w:hAnsi="Times New Roman" w:cs="Times New Roman"/>
        </w:rPr>
        <w:t xml:space="preserve">by Mercy </w:t>
      </w:r>
      <w:proofErr w:type="spellStart"/>
      <w:r w:rsidRPr="00B5009E">
        <w:rPr>
          <w:rFonts w:ascii="Times New Roman" w:hAnsi="Times New Roman" w:cs="Times New Roman"/>
        </w:rPr>
        <w:t>Kambura</w:t>
      </w:r>
      <w:proofErr w:type="spellEnd"/>
    </w:p>
    <w:p w14:paraId="5D2CE99F" w14:textId="77777777" w:rsidR="00F43877" w:rsidRPr="00B5009E" w:rsidRDefault="00F43877" w:rsidP="00971D71">
      <w:pPr>
        <w:spacing w:line="22" w:lineRule="atLeast"/>
        <w:jc w:val="both"/>
        <w:rPr>
          <w:rFonts w:ascii="Times New Roman" w:hAnsi="Times New Roman" w:cs="Times New Roman"/>
        </w:rPr>
      </w:pPr>
    </w:p>
    <w:p w14:paraId="1F0B5D2B" w14:textId="2FFC1E0F" w:rsidR="00F43877" w:rsidRPr="00B5009E" w:rsidRDefault="00F43877" w:rsidP="00971D71">
      <w:pPr>
        <w:spacing w:line="22" w:lineRule="atLeast"/>
        <w:jc w:val="both"/>
        <w:rPr>
          <w:rFonts w:ascii="Times New Roman" w:hAnsi="Times New Roman" w:cs="Times New Roman"/>
        </w:rPr>
      </w:pPr>
      <w:r w:rsidRPr="00B5009E">
        <w:rPr>
          <w:rFonts w:ascii="Times New Roman" w:hAnsi="Times New Roman" w:cs="Times New Roman"/>
        </w:rPr>
        <w:t>Ramatoa Razarinia was one of the first Malagasy women to be sent as a missionary to the southeast coast of Madagascar. Born in 1867, she would go on to forge a path lined with women who moved mountains with</w:t>
      </w:r>
      <w:r w:rsidR="00BC22B1">
        <w:rPr>
          <w:rFonts w:ascii="Times New Roman" w:hAnsi="Times New Roman" w:cs="Times New Roman"/>
        </w:rPr>
        <w:t xml:space="preserve"> her</w:t>
      </w:r>
      <w:r w:rsidRPr="00B5009E">
        <w:rPr>
          <w:rFonts w:ascii="Times New Roman" w:hAnsi="Times New Roman" w:cs="Times New Roman"/>
        </w:rPr>
        <w:t xml:space="preserve"> and for her. Like </w:t>
      </w:r>
      <w:r w:rsidR="00374946">
        <w:rPr>
          <w:rFonts w:ascii="Times New Roman" w:hAnsi="Times New Roman" w:cs="Times New Roman"/>
        </w:rPr>
        <w:t xml:space="preserve">the Apostle </w:t>
      </w:r>
      <w:r w:rsidRPr="00B5009E">
        <w:rPr>
          <w:rFonts w:ascii="Times New Roman" w:hAnsi="Times New Roman" w:cs="Times New Roman"/>
        </w:rPr>
        <w:t xml:space="preserve">Paul in Romans 16, who sends greetings to </w:t>
      </w:r>
      <w:r w:rsidRPr="00B5009E">
        <w:rPr>
          <w:rFonts w:ascii="Times New Roman" w:hAnsi="Times New Roman" w:cs="Times New Roman"/>
          <w:i/>
        </w:rPr>
        <w:t xml:space="preserve">women who have worked hard in the Lord, </w:t>
      </w:r>
      <w:r w:rsidRPr="00B5009E">
        <w:rPr>
          <w:rFonts w:ascii="Times New Roman" w:hAnsi="Times New Roman" w:cs="Times New Roman"/>
        </w:rPr>
        <w:t xml:space="preserve">so </w:t>
      </w:r>
      <w:proofErr w:type="spellStart"/>
      <w:r w:rsidRPr="00B5009E">
        <w:rPr>
          <w:rFonts w:ascii="Times New Roman" w:hAnsi="Times New Roman" w:cs="Times New Roman"/>
        </w:rPr>
        <w:t>Razarinia’s</w:t>
      </w:r>
      <w:proofErr w:type="spellEnd"/>
      <w:r w:rsidRPr="00B5009E">
        <w:rPr>
          <w:rFonts w:ascii="Times New Roman" w:hAnsi="Times New Roman" w:cs="Times New Roman"/>
        </w:rPr>
        <w:t xml:space="preserve"> life was full of such women. </w:t>
      </w:r>
    </w:p>
    <w:p w14:paraId="18355062" w14:textId="77777777" w:rsidR="0024513F" w:rsidRPr="00B5009E" w:rsidRDefault="0024513F" w:rsidP="00971D71">
      <w:pPr>
        <w:spacing w:line="22" w:lineRule="atLeast"/>
        <w:jc w:val="both"/>
        <w:rPr>
          <w:rFonts w:ascii="Times New Roman" w:hAnsi="Times New Roman" w:cs="Times New Roman"/>
          <w:b/>
        </w:rPr>
      </w:pPr>
    </w:p>
    <w:p w14:paraId="1201FD63" w14:textId="655565F5" w:rsidR="00F43877" w:rsidRPr="00B5009E" w:rsidRDefault="00F43877" w:rsidP="00971D71">
      <w:pPr>
        <w:spacing w:line="22" w:lineRule="atLeast"/>
        <w:jc w:val="both"/>
        <w:rPr>
          <w:rFonts w:ascii="Times New Roman" w:hAnsi="Times New Roman" w:cs="Times New Roman"/>
          <w:b/>
        </w:rPr>
      </w:pPr>
      <w:r w:rsidRPr="00B5009E">
        <w:rPr>
          <w:rFonts w:ascii="Times New Roman" w:hAnsi="Times New Roman" w:cs="Times New Roman"/>
          <w:b/>
        </w:rPr>
        <w:t>Three queens</w:t>
      </w:r>
    </w:p>
    <w:p w14:paraId="71626C5E" w14:textId="50168610" w:rsidR="00F43877" w:rsidRPr="00B5009E" w:rsidRDefault="00F43877" w:rsidP="00971D71">
      <w:pPr>
        <w:spacing w:line="22" w:lineRule="atLeast"/>
        <w:jc w:val="both"/>
        <w:rPr>
          <w:rFonts w:ascii="Times New Roman" w:hAnsi="Times New Roman" w:cs="Times New Roman"/>
        </w:rPr>
      </w:pPr>
      <w:r w:rsidRPr="00B5009E">
        <w:rPr>
          <w:rFonts w:ascii="Times New Roman" w:hAnsi="Times New Roman" w:cs="Times New Roman"/>
        </w:rPr>
        <w:t xml:space="preserve">Three queens of the Kingdom of Madagascar were placed in power at the right time, paving the way for </w:t>
      </w:r>
      <w:proofErr w:type="gramStart"/>
      <w:r w:rsidRPr="00B5009E">
        <w:rPr>
          <w:rFonts w:ascii="Times New Roman" w:hAnsi="Times New Roman" w:cs="Times New Roman"/>
        </w:rPr>
        <w:t>missions</w:t>
      </w:r>
      <w:proofErr w:type="gramEnd"/>
      <w:r w:rsidRPr="00B5009E">
        <w:rPr>
          <w:rFonts w:ascii="Times New Roman" w:hAnsi="Times New Roman" w:cs="Times New Roman"/>
        </w:rPr>
        <w:t xml:space="preserve"> work. </w:t>
      </w:r>
    </w:p>
    <w:p w14:paraId="67E45532" w14:textId="77777777" w:rsidR="00F43877" w:rsidRPr="00B5009E" w:rsidRDefault="00F43877" w:rsidP="00971D71">
      <w:pPr>
        <w:spacing w:line="22" w:lineRule="atLeast"/>
        <w:ind w:firstLine="720"/>
        <w:jc w:val="both"/>
        <w:rPr>
          <w:rFonts w:ascii="Times New Roman" w:hAnsi="Times New Roman" w:cs="Times New Roman"/>
        </w:rPr>
      </w:pPr>
      <w:r w:rsidRPr="00B5009E">
        <w:rPr>
          <w:rFonts w:ascii="Times New Roman" w:hAnsi="Times New Roman" w:cs="Times New Roman"/>
        </w:rPr>
        <w:t xml:space="preserve">Queen </w:t>
      </w:r>
      <w:proofErr w:type="spellStart"/>
      <w:r w:rsidRPr="00B5009E">
        <w:rPr>
          <w:rFonts w:ascii="Times New Roman" w:hAnsi="Times New Roman" w:cs="Times New Roman"/>
        </w:rPr>
        <w:t>Rasoherina</w:t>
      </w:r>
      <w:proofErr w:type="spellEnd"/>
      <w:r w:rsidRPr="00B5009E">
        <w:rPr>
          <w:rFonts w:ascii="Times New Roman" w:hAnsi="Times New Roman" w:cs="Times New Roman"/>
        </w:rPr>
        <w:t xml:space="preserve"> ruled from 1863 to 1868. Her husband, King </w:t>
      </w:r>
      <w:proofErr w:type="spellStart"/>
      <w:r w:rsidRPr="00B5009E">
        <w:rPr>
          <w:rFonts w:ascii="Times New Roman" w:hAnsi="Times New Roman" w:cs="Times New Roman"/>
        </w:rPr>
        <w:t>Radama</w:t>
      </w:r>
      <w:proofErr w:type="spellEnd"/>
      <w:r w:rsidRPr="00B5009E">
        <w:rPr>
          <w:rFonts w:ascii="Times New Roman" w:hAnsi="Times New Roman" w:cs="Times New Roman"/>
        </w:rPr>
        <w:t xml:space="preserve">, reinstated freedom of worship and the opening of schools. After his death, the queen pursued and expanded the scope of his actions. This opened doors for the growth in education that would mark missions in general and </w:t>
      </w:r>
      <w:proofErr w:type="spellStart"/>
      <w:r w:rsidRPr="00B5009E">
        <w:rPr>
          <w:rFonts w:ascii="Times New Roman" w:hAnsi="Times New Roman" w:cs="Times New Roman"/>
        </w:rPr>
        <w:t>Razarinia’s</w:t>
      </w:r>
      <w:proofErr w:type="spellEnd"/>
      <w:r w:rsidRPr="00B5009E">
        <w:rPr>
          <w:rFonts w:ascii="Times New Roman" w:hAnsi="Times New Roman" w:cs="Times New Roman"/>
        </w:rPr>
        <w:t xml:space="preserve"> </w:t>
      </w:r>
      <w:proofErr w:type="gramStart"/>
      <w:r w:rsidRPr="00B5009E">
        <w:rPr>
          <w:rFonts w:ascii="Times New Roman" w:hAnsi="Times New Roman" w:cs="Times New Roman"/>
        </w:rPr>
        <w:t>calling in particular</w:t>
      </w:r>
      <w:proofErr w:type="gramEnd"/>
      <w:r w:rsidRPr="00B5009E">
        <w:rPr>
          <w:rFonts w:ascii="Times New Roman" w:hAnsi="Times New Roman" w:cs="Times New Roman"/>
        </w:rPr>
        <w:t xml:space="preserve">. </w:t>
      </w:r>
    </w:p>
    <w:p w14:paraId="3DA55387" w14:textId="77777777" w:rsidR="00F43877" w:rsidRPr="00B5009E" w:rsidRDefault="00F43877" w:rsidP="00971D71">
      <w:pPr>
        <w:spacing w:line="22" w:lineRule="atLeast"/>
        <w:ind w:firstLine="720"/>
        <w:jc w:val="both"/>
        <w:rPr>
          <w:rFonts w:ascii="Times New Roman" w:hAnsi="Times New Roman" w:cs="Times New Roman"/>
        </w:rPr>
      </w:pPr>
      <w:r w:rsidRPr="00B5009E">
        <w:rPr>
          <w:rFonts w:ascii="Times New Roman" w:hAnsi="Times New Roman" w:cs="Times New Roman"/>
        </w:rPr>
        <w:t xml:space="preserve">The next queen, </w:t>
      </w:r>
      <w:proofErr w:type="spellStart"/>
      <w:r w:rsidRPr="00B5009E">
        <w:rPr>
          <w:rFonts w:ascii="Times New Roman" w:hAnsi="Times New Roman" w:cs="Times New Roman"/>
        </w:rPr>
        <w:t>Ranavalona</w:t>
      </w:r>
      <w:proofErr w:type="spellEnd"/>
      <w:r w:rsidRPr="00B5009E">
        <w:rPr>
          <w:rFonts w:ascii="Times New Roman" w:hAnsi="Times New Roman" w:cs="Times New Roman"/>
        </w:rPr>
        <w:t xml:space="preserve"> II, made Christianity the faith of the royal court, further paving the way for Christian influence on the island during her 15-year reign. </w:t>
      </w:r>
    </w:p>
    <w:p w14:paraId="0A823F42" w14:textId="545B2905" w:rsidR="00F43877" w:rsidRPr="00B5009E" w:rsidRDefault="00F43877" w:rsidP="00EE1112">
      <w:pPr>
        <w:spacing w:line="22" w:lineRule="atLeast"/>
        <w:ind w:firstLine="720"/>
        <w:jc w:val="both"/>
        <w:rPr>
          <w:rFonts w:ascii="Times New Roman" w:hAnsi="Times New Roman" w:cs="Times New Roman"/>
        </w:rPr>
      </w:pPr>
      <w:r w:rsidRPr="00B5009E">
        <w:rPr>
          <w:rFonts w:ascii="Times New Roman" w:hAnsi="Times New Roman" w:cs="Times New Roman"/>
        </w:rPr>
        <w:lastRenderedPageBreak/>
        <w:t xml:space="preserve">It was her successor, Queen </w:t>
      </w:r>
      <w:proofErr w:type="spellStart"/>
      <w:r w:rsidRPr="00B5009E">
        <w:rPr>
          <w:rFonts w:ascii="Times New Roman" w:hAnsi="Times New Roman" w:cs="Times New Roman"/>
        </w:rPr>
        <w:t>Ranvalona</w:t>
      </w:r>
      <w:proofErr w:type="spellEnd"/>
      <w:r w:rsidRPr="00B5009E">
        <w:rPr>
          <w:rFonts w:ascii="Times New Roman" w:hAnsi="Times New Roman" w:cs="Times New Roman"/>
        </w:rPr>
        <w:t xml:space="preserve"> III, who</w:t>
      </w:r>
      <w:r w:rsidR="00EE1112">
        <w:rPr>
          <w:rFonts w:ascii="Times New Roman" w:hAnsi="Times New Roman" w:cs="Times New Roman"/>
        </w:rPr>
        <w:t xml:space="preserve"> </w:t>
      </w:r>
      <w:r w:rsidR="00EE1112" w:rsidRPr="00B5009E">
        <w:rPr>
          <w:rFonts w:ascii="Times New Roman" w:hAnsi="Times New Roman" w:cs="Times New Roman"/>
        </w:rPr>
        <w:t>hosted a farewell ceremony</w:t>
      </w:r>
      <w:r w:rsidR="00EE1112">
        <w:rPr>
          <w:rFonts w:ascii="Times New Roman" w:hAnsi="Times New Roman" w:cs="Times New Roman"/>
        </w:rPr>
        <w:t xml:space="preserve"> for Razarinia</w:t>
      </w:r>
      <w:r w:rsidR="00EE1112" w:rsidRPr="00B5009E">
        <w:rPr>
          <w:rFonts w:ascii="Times New Roman" w:hAnsi="Times New Roman" w:cs="Times New Roman"/>
        </w:rPr>
        <w:t xml:space="preserve"> in the royal chapel</w:t>
      </w:r>
      <w:r w:rsidRPr="00B5009E">
        <w:rPr>
          <w:rFonts w:ascii="Times New Roman" w:hAnsi="Times New Roman" w:cs="Times New Roman"/>
        </w:rPr>
        <w:t xml:space="preserve"> at the time of </w:t>
      </w:r>
      <w:proofErr w:type="spellStart"/>
      <w:r w:rsidRPr="00B5009E">
        <w:rPr>
          <w:rFonts w:ascii="Times New Roman" w:hAnsi="Times New Roman" w:cs="Times New Roman"/>
        </w:rPr>
        <w:t>Razarinia’s</w:t>
      </w:r>
      <w:proofErr w:type="spellEnd"/>
      <w:r w:rsidRPr="00B5009E">
        <w:rPr>
          <w:rFonts w:ascii="Times New Roman" w:hAnsi="Times New Roman" w:cs="Times New Roman"/>
        </w:rPr>
        <w:t xml:space="preserve"> commissioning as a missionary in 1890.</w:t>
      </w:r>
    </w:p>
    <w:p w14:paraId="1A1A7832" w14:textId="77777777" w:rsidR="00F43877" w:rsidRPr="00B5009E" w:rsidRDefault="00F43877" w:rsidP="00971D71">
      <w:pPr>
        <w:spacing w:line="22" w:lineRule="atLeast"/>
        <w:jc w:val="both"/>
        <w:rPr>
          <w:rFonts w:ascii="Times New Roman" w:hAnsi="Times New Roman" w:cs="Times New Roman"/>
          <w:b/>
        </w:rPr>
      </w:pPr>
    </w:p>
    <w:p w14:paraId="41C178F4" w14:textId="603987C5" w:rsidR="00F43877" w:rsidRPr="00B5009E" w:rsidRDefault="00F43877" w:rsidP="00971D71">
      <w:pPr>
        <w:spacing w:line="22" w:lineRule="atLeast"/>
        <w:jc w:val="both"/>
        <w:rPr>
          <w:rFonts w:ascii="Times New Roman" w:hAnsi="Times New Roman" w:cs="Times New Roman"/>
          <w:b/>
        </w:rPr>
      </w:pPr>
      <w:r w:rsidRPr="00B5009E">
        <w:rPr>
          <w:rFonts w:ascii="Times New Roman" w:hAnsi="Times New Roman" w:cs="Times New Roman"/>
          <w:b/>
        </w:rPr>
        <w:t xml:space="preserve">Her mother </w:t>
      </w:r>
    </w:p>
    <w:p w14:paraId="364A0866" w14:textId="1BF182A1" w:rsidR="00F43877" w:rsidRPr="00B5009E" w:rsidRDefault="00F43877" w:rsidP="00971D71">
      <w:pPr>
        <w:spacing w:line="22" w:lineRule="atLeast"/>
        <w:jc w:val="both"/>
        <w:rPr>
          <w:rFonts w:ascii="Times New Roman" w:hAnsi="Times New Roman" w:cs="Times New Roman"/>
        </w:rPr>
      </w:pPr>
      <w:r w:rsidRPr="00B5009E">
        <w:rPr>
          <w:rFonts w:ascii="Times New Roman" w:hAnsi="Times New Roman" w:cs="Times New Roman"/>
        </w:rPr>
        <w:t xml:space="preserve">Like Eunice, the mother of Timothy, </w:t>
      </w:r>
      <w:proofErr w:type="spellStart"/>
      <w:r w:rsidRPr="00B5009E">
        <w:rPr>
          <w:rFonts w:ascii="Times New Roman" w:hAnsi="Times New Roman" w:cs="Times New Roman"/>
        </w:rPr>
        <w:t>Razarinia’s</w:t>
      </w:r>
      <w:proofErr w:type="spellEnd"/>
      <w:r w:rsidRPr="00B5009E">
        <w:rPr>
          <w:rFonts w:ascii="Times New Roman" w:hAnsi="Times New Roman" w:cs="Times New Roman"/>
        </w:rPr>
        <w:t xml:space="preserve"> mother played a huge role in her conversion and missionary calling. Having established the church school in their hometown, she took Razarinia with her to school every day.</w:t>
      </w:r>
    </w:p>
    <w:p w14:paraId="51311023" w14:textId="65B3B659" w:rsidR="00F43877" w:rsidRPr="00B5009E" w:rsidRDefault="00F43877" w:rsidP="00971D71">
      <w:pPr>
        <w:spacing w:line="22" w:lineRule="atLeast"/>
        <w:ind w:firstLine="720"/>
        <w:jc w:val="both"/>
        <w:rPr>
          <w:rFonts w:ascii="Times New Roman" w:hAnsi="Times New Roman" w:cs="Times New Roman"/>
        </w:rPr>
      </w:pPr>
      <w:r w:rsidRPr="00B5009E">
        <w:rPr>
          <w:rFonts w:ascii="Times New Roman" w:hAnsi="Times New Roman" w:cs="Times New Roman"/>
        </w:rPr>
        <w:t>Accompanying her mother helped her adapt to the rhythm of school life. A</w:t>
      </w:r>
      <w:r w:rsidR="00002220">
        <w:rPr>
          <w:rFonts w:ascii="Times New Roman" w:hAnsi="Times New Roman" w:cs="Times New Roman"/>
        </w:rPr>
        <w:t>ged seven,</w:t>
      </w:r>
      <w:r w:rsidRPr="00B5009E">
        <w:rPr>
          <w:rFonts w:ascii="Times New Roman" w:hAnsi="Times New Roman" w:cs="Times New Roman"/>
        </w:rPr>
        <w:t xml:space="preserve"> she entered the Girls High School managed by the Friends Foreign Mission Society in </w:t>
      </w:r>
      <w:proofErr w:type="spellStart"/>
      <w:r w:rsidRPr="00B5009E">
        <w:rPr>
          <w:rFonts w:ascii="Times New Roman" w:hAnsi="Times New Roman" w:cs="Times New Roman"/>
        </w:rPr>
        <w:t>Faravohitra</w:t>
      </w:r>
      <w:proofErr w:type="spellEnd"/>
      <w:r w:rsidRPr="00B5009E">
        <w:rPr>
          <w:rFonts w:ascii="Times New Roman" w:hAnsi="Times New Roman" w:cs="Times New Roman"/>
        </w:rPr>
        <w:t xml:space="preserve">. </w:t>
      </w:r>
      <w:r w:rsidR="000212B4">
        <w:rPr>
          <w:rFonts w:ascii="Times New Roman" w:hAnsi="Times New Roman" w:cs="Times New Roman"/>
        </w:rPr>
        <w:t xml:space="preserve">After finishing her studies, she stayed </w:t>
      </w:r>
      <w:r w:rsidRPr="00B5009E">
        <w:rPr>
          <w:rFonts w:ascii="Times New Roman" w:hAnsi="Times New Roman" w:cs="Times New Roman"/>
        </w:rPr>
        <w:t xml:space="preserve">as a teacher for seven years. </w:t>
      </w:r>
    </w:p>
    <w:p w14:paraId="6244FBCF" w14:textId="64C668ED" w:rsidR="00F43877" w:rsidRPr="00B5009E" w:rsidRDefault="00F43877" w:rsidP="00E47D59">
      <w:pPr>
        <w:spacing w:line="22" w:lineRule="atLeast"/>
        <w:ind w:firstLine="720"/>
        <w:jc w:val="both"/>
        <w:rPr>
          <w:rFonts w:ascii="Times New Roman" w:hAnsi="Times New Roman" w:cs="Times New Roman"/>
        </w:rPr>
      </w:pPr>
      <w:r w:rsidRPr="00B5009E">
        <w:rPr>
          <w:rFonts w:ascii="Times New Roman" w:hAnsi="Times New Roman" w:cs="Times New Roman"/>
        </w:rPr>
        <w:t xml:space="preserve">Her village was still unreached </w:t>
      </w:r>
      <w:r w:rsidR="00BC23D0">
        <w:rPr>
          <w:rFonts w:ascii="Times New Roman" w:hAnsi="Times New Roman" w:cs="Times New Roman"/>
        </w:rPr>
        <w:t xml:space="preserve">with the gospel </w:t>
      </w:r>
      <w:r w:rsidRPr="00B5009E">
        <w:rPr>
          <w:rFonts w:ascii="Times New Roman" w:hAnsi="Times New Roman" w:cs="Times New Roman"/>
        </w:rPr>
        <w:t>and this saddened her</w:t>
      </w:r>
      <w:r w:rsidR="00BC23D0">
        <w:rPr>
          <w:rFonts w:ascii="Times New Roman" w:hAnsi="Times New Roman" w:cs="Times New Roman"/>
        </w:rPr>
        <w:t xml:space="preserve">, as did </w:t>
      </w:r>
      <w:r w:rsidR="00E073FB">
        <w:rPr>
          <w:rFonts w:ascii="Times New Roman" w:hAnsi="Times New Roman" w:cs="Times New Roman"/>
        </w:rPr>
        <w:t>social ills like violence and alcoholism.</w:t>
      </w:r>
      <w:r w:rsidRPr="00B5009E">
        <w:rPr>
          <w:rFonts w:ascii="Times New Roman" w:hAnsi="Times New Roman" w:cs="Times New Roman"/>
        </w:rPr>
        <w:t xml:space="preserve"> </w:t>
      </w:r>
      <w:proofErr w:type="spellStart"/>
      <w:r w:rsidRPr="00B5009E">
        <w:rPr>
          <w:rFonts w:ascii="Times New Roman" w:hAnsi="Times New Roman" w:cs="Times New Roman"/>
        </w:rPr>
        <w:t>Razarinia’s</w:t>
      </w:r>
      <w:proofErr w:type="spellEnd"/>
      <w:r w:rsidRPr="00B5009E">
        <w:rPr>
          <w:rFonts w:ascii="Times New Roman" w:hAnsi="Times New Roman" w:cs="Times New Roman"/>
        </w:rPr>
        <w:t xml:space="preserve"> missionary calling was confirmed when a woman from the International Blue Cross arrived in Antananarivo with an agenda to fight alcoholism. </w:t>
      </w:r>
    </w:p>
    <w:p w14:paraId="0354FC6B" w14:textId="77777777" w:rsidR="00F43877" w:rsidRPr="00B5009E" w:rsidRDefault="00F43877" w:rsidP="00971D71">
      <w:pPr>
        <w:spacing w:line="22" w:lineRule="atLeast"/>
        <w:jc w:val="both"/>
        <w:rPr>
          <w:rFonts w:ascii="Times New Roman" w:hAnsi="Times New Roman" w:cs="Times New Roman"/>
          <w:b/>
        </w:rPr>
      </w:pPr>
    </w:p>
    <w:p w14:paraId="0B7D2006" w14:textId="4EEC06E3" w:rsidR="00F43877" w:rsidRPr="00B5009E" w:rsidRDefault="00AA3219" w:rsidP="00971D71">
      <w:pPr>
        <w:spacing w:line="22" w:lineRule="atLeast"/>
        <w:jc w:val="both"/>
        <w:rPr>
          <w:rFonts w:ascii="Times New Roman" w:hAnsi="Times New Roman" w:cs="Times New Roman"/>
          <w:b/>
        </w:rPr>
      </w:pPr>
      <w:r>
        <w:rPr>
          <w:rFonts w:ascii="Times New Roman" w:hAnsi="Times New Roman" w:cs="Times New Roman"/>
          <w:b/>
        </w:rPr>
        <w:t>F</w:t>
      </w:r>
      <w:r w:rsidR="00F43877" w:rsidRPr="00B5009E">
        <w:rPr>
          <w:rFonts w:ascii="Times New Roman" w:hAnsi="Times New Roman" w:cs="Times New Roman"/>
          <w:b/>
        </w:rPr>
        <w:t xml:space="preserve">riends </w:t>
      </w:r>
    </w:p>
    <w:p w14:paraId="5A424844" w14:textId="71A631DF" w:rsidR="00F43877" w:rsidRPr="00B5009E" w:rsidRDefault="00F43877" w:rsidP="00971D71">
      <w:pPr>
        <w:spacing w:line="22" w:lineRule="atLeast"/>
        <w:jc w:val="both"/>
        <w:rPr>
          <w:rFonts w:ascii="Times New Roman" w:hAnsi="Times New Roman" w:cs="Times New Roman"/>
        </w:rPr>
      </w:pPr>
      <w:r w:rsidRPr="00B5009E">
        <w:rPr>
          <w:rFonts w:ascii="Times New Roman" w:hAnsi="Times New Roman" w:cs="Times New Roman"/>
        </w:rPr>
        <w:t xml:space="preserve">In addition to the women </w:t>
      </w:r>
      <w:r w:rsidR="00E47D59">
        <w:rPr>
          <w:rFonts w:ascii="Times New Roman" w:hAnsi="Times New Roman" w:cs="Times New Roman"/>
        </w:rPr>
        <w:t>in</w:t>
      </w:r>
      <w:r w:rsidRPr="00B5009E">
        <w:rPr>
          <w:rFonts w:ascii="Times New Roman" w:hAnsi="Times New Roman" w:cs="Times New Roman"/>
        </w:rPr>
        <w:t xml:space="preserve"> her formative years, Ramatoa was influenced by women friends throughout her life.</w:t>
      </w:r>
      <w:r w:rsidR="00DD45E7">
        <w:rPr>
          <w:rFonts w:ascii="Times New Roman" w:hAnsi="Times New Roman" w:cs="Times New Roman"/>
        </w:rPr>
        <w:t xml:space="preserve"> </w:t>
      </w:r>
      <w:r w:rsidRPr="00B5009E">
        <w:rPr>
          <w:rFonts w:ascii="Times New Roman" w:hAnsi="Times New Roman" w:cs="Times New Roman"/>
        </w:rPr>
        <w:t xml:space="preserve">One was </w:t>
      </w:r>
      <w:proofErr w:type="spellStart"/>
      <w:r w:rsidRPr="00B5009E">
        <w:rPr>
          <w:rFonts w:ascii="Times New Roman" w:hAnsi="Times New Roman" w:cs="Times New Roman"/>
        </w:rPr>
        <w:t>Razafinimanana</w:t>
      </w:r>
      <w:proofErr w:type="spellEnd"/>
      <w:r w:rsidRPr="00B5009E">
        <w:rPr>
          <w:rFonts w:ascii="Times New Roman" w:hAnsi="Times New Roman" w:cs="Times New Roman"/>
        </w:rPr>
        <w:t>. After two years of thorough preparation, they were sent together to the south</w:t>
      </w:r>
      <w:ins w:id="1" w:author="Allan, Tim" w:date="2019-08-13T09:49:00Z">
        <w:r w:rsidR="00E073FB">
          <w:rPr>
            <w:rFonts w:ascii="Times New Roman" w:hAnsi="Times New Roman" w:cs="Times New Roman"/>
          </w:rPr>
          <w:t xml:space="preserve"> </w:t>
        </w:r>
      </w:ins>
      <w:r w:rsidRPr="00B5009E">
        <w:rPr>
          <w:rFonts w:ascii="Times New Roman" w:hAnsi="Times New Roman" w:cs="Times New Roman"/>
        </w:rPr>
        <w:t>east coast of Madagascar</w:t>
      </w:r>
      <w:r w:rsidR="00EF12D2">
        <w:rPr>
          <w:rFonts w:ascii="Times New Roman" w:hAnsi="Times New Roman" w:cs="Times New Roman"/>
        </w:rPr>
        <w:t xml:space="preserve"> in 1890</w:t>
      </w:r>
      <w:r w:rsidRPr="00B5009E">
        <w:rPr>
          <w:rFonts w:ascii="Times New Roman" w:hAnsi="Times New Roman" w:cs="Times New Roman"/>
        </w:rPr>
        <w:t xml:space="preserve">. </w:t>
      </w:r>
      <w:r w:rsidR="0041675E">
        <w:rPr>
          <w:rFonts w:ascii="Times New Roman" w:hAnsi="Times New Roman" w:cs="Times New Roman"/>
        </w:rPr>
        <w:t>The</w:t>
      </w:r>
      <w:r w:rsidR="00B413C8">
        <w:rPr>
          <w:rFonts w:ascii="Times New Roman" w:hAnsi="Times New Roman" w:cs="Times New Roman"/>
        </w:rPr>
        <w:t>y served</w:t>
      </w:r>
      <w:r w:rsidR="00465656">
        <w:rPr>
          <w:rFonts w:ascii="Times New Roman" w:hAnsi="Times New Roman" w:cs="Times New Roman"/>
        </w:rPr>
        <w:t xml:space="preserve"> </w:t>
      </w:r>
      <w:r w:rsidR="0041675E">
        <w:rPr>
          <w:rFonts w:ascii="Times New Roman" w:hAnsi="Times New Roman" w:cs="Times New Roman"/>
        </w:rPr>
        <w:t>at the</w:t>
      </w:r>
      <w:r w:rsidR="000B4F94">
        <w:rPr>
          <w:rFonts w:ascii="Times New Roman" w:hAnsi="Times New Roman" w:cs="Times New Roman"/>
        </w:rPr>
        <w:t xml:space="preserve"> busy</w:t>
      </w:r>
      <w:r w:rsidR="0041675E">
        <w:rPr>
          <w:rFonts w:ascii="Times New Roman" w:hAnsi="Times New Roman" w:cs="Times New Roman"/>
        </w:rPr>
        <w:t xml:space="preserve"> </w:t>
      </w:r>
      <w:proofErr w:type="spellStart"/>
      <w:r w:rsidR="0041675E">
        <w:rPr>
          <w:rFonts w:ascii="Times New Roman" w:hAnsi="Times New Roman" w:cs="Times New Roman"/>
        </w:rPr>
        <w:t>Ambahy</w:t>
      </w:r>
      <w:proofErr w:type="spellEnd"/>
      <w:r w:rsidR="0041675E">
        <w:rPr>
          <w:rFonts w:ascii="Times New Roman" w:hAnsi="Times New Roman" w:cs="Times New Roman"/>
        </w:rPr>
        <w:t xml:space="preserve"> mission station</w:t>
      </w:r>
      <w:r w:rsidR="00EF32A0">
        <w:rPr>
          <w:rFonts w:ascii="Times New Roman" w:hAnsi="Times New Roman" w:cs="Times New Roman"/>
        </w:rPr>
        <w:t xml:space="preserve"> where</w:t>
      </w:r>
      <w:r w:rsidR="0041675E">
        <w:rPr>
          <w:rFonts w:ascii="Times New Roman" w:hAnsi="Times New Roman" w:cs="Times New Roman"/>
        </w:rPr>
        <w:t xml:space="preserve"> </w:t>
      </w:r>
      <w:r w:rsidR="000B4F94">
        <w:rPr>
          <w:rFonts w:ascii="Times New Roman" w:hAnsi="Times New Roman" w:cs="Times New Roman"/>
        </w:rPr>
        <w:t xml:space="preserve">there were three priorities: education, </w:t>
      </w:r>
      <w:r w:rsidR="00304B55">
        <w:rPr>
          <w:rFonts w:ascii="Times New Roman" w:hAnsi="Times New Roman" w:cs="Times New Roman"/>
        </w:rPr>
        <w:t>medical work and evangelisation.</w:t>
      </w:r>
    </w:p>
    <w:p w14:paraId="3BDB3A7C" w14:textId="5840E963" w:rsidR="00F43877" w:rsidRPr="00B5009E" w:rsidRDefault="00F43877" w:rsidP="00971D71">
      <w:pPr>
        <w:spacing w:line="22" w:lineRule="atLeast"/>
        <w:ind w:firstLine="720"/>
        <w:jc w:val="both"/>
        <w:rPr>
          <w:rFonts w:ascii="Times New Roman" w:hAnsi="Times New Roman" w:cs="Times New Roman"/>
        </w:rPr>
      </w:pPr>
      <w:r w:rsidRPr="00B5009E">
        <w:rPr>
          <w:rFonts w:ascii="Times New Roman" w:hAnsi="Times New Roman" w:cs="Times New Roman"/>
        </w:rPr>
        <w:t>Razarinia married the governor of</w:t>
      </w:r>
      <w:r w:rsidR="00EF32A0">
        <w:rPr>
          <w:rFonts w:ascii="Times New Roman" w:hAnsi="Times New Roman" w:cs="Times New Roman"/>
        </w:rPr>
        <w:t xml:space="preserve"> nearby</w:t>
      </w:r>
      <w:r w:rsidRPr="00B5009E">
        <w:rPr>
          <w:rFonts w:ascii="Times New Roman" w:hAnsi="Times New Roman" w:cs="Times New Roman"/>
        </w:rPr>
        <w:t xml:space="preserve"> </w:t>
      </w:r>
      <w:proofErr w:type="spellStart"/>
      <w:r w:rsidRPr="00B5009E">
        <w:rPr>
          <w:rFonts w:ascii="Times New Roman" w:hAnsi="Times New Roman" w:cs="Times New Roman"/>
        </w:rPr>
        <w:t>Farafangana</w:t>
      </w:r>
      <w:proofErr w:type="spellEnd"/>
      <w:r w:rsidRPr="00B5009E">
        <w:rPr>
          <w:rFonts w:ascii="Times New Roman" w:hAnsi="Times New Roman" w:cs="Times New Roman"/>
        </w:rPr>
        <w:t xml:space="preserve">, </w:t>
      </w:r>
      <w:proofErr w:type="spellStart"/>
      <w:r w:rsidRPr="00B5009E">
        <w:rPr>
          <w:rFonts w:ascii="Times New Roman" w:hAnsi="Times New Roman" w:cs="Times New Roman"/>
        </w:rPr>
        <w:t>Rajonah</w:t>
      </w:r>
      <w:proofErr w:type="spellEnd"/>
      <w:r w:rsidRPr="00B5009E">
        <w:rPr>
          <w:rFonts w:ascii="Times New Roman" w:hAnsi="Times New Roman" w:cs="Times New Roman"/>
        </w:rPr>
        <w:t xml:space="preserve">, and they had a son, Gabriel. However, Rajonah was killed </w:t>
      </w:r>
      <w:r w:rsidR="00314C94">
        <w:rPr>
          <w:rFonts w:ascii="Times New Roman" w:hAnsi="Times New Roman" w:cs="Times New Roman"/>
        </w:rPr>
        <w:t xml:space="preserve">in 1895 </w:t>
      </w:r>
      <w:r w:rsidRPr="00B5009E">
        <w:rPr>
          <w:rFonts w:ascii="Times New Roman" w:hAnsi="Times New Roman" w:cs="Times New Roman"/>
        </w:rPr>
        <w:t xml:space="preserve">during the Franco-Malagasy war. </w:t>
      </w:r>
    </w:p>
    <w:p w14:paraId="645F8275" w14:textId="2BEC4C4E" w:rsidR="00F43877" w:rsidRPr="00B5009E" w:rsidRDefault="00F43877" w:rsidP="0090162E">
      <w:pPr>
        <w:spacing w:line="22" w:lineRule="atLeast"/>
        <w:ind w:firstLine="720"/>
        <w:jc w:val="both"/>
        <w:rPr>
          <w:rFonts w:ascii="Times New Roman" w:hAnsi="Times New Roman" w:cs="Times New Roman"/>
        </w:rPr>
      </w:pPr>
      <w:r w:rsidRPr="00B5009E">
        <w:rPr>
          <w:rFonts w:ascii="Times New Roman" w:hAnsi="Times New Roman" w:cs="Times New Roman"/>
        </w:rPr>
        <w:t>Razarin</w:t>
      </w:r>
      <w:r w:rsidR="00B413D6">
        <w:rPr>
          <w:rFonts w:ascii="Times New Roman" w:hAnsi="Times New Roman" w:cs="Times New Roman"/>
        </w:rPr>
        <w:t>i</w:t>
      </w:r>
      <w:r w:rsidRPr="00B5009E">
        <w:rPr>
          <w:rFonts w:ascii="Times New Roman" w:hAnsi="Times New Roman" w:cs="Times New Roman"/>
        </w:rPr>
        <w:t xml:space="preserve">a and her fellow missionaries eventually left the region </w:t>
      </w:r>
      <w:r w:rsidR="00262AEC">
        <w:rPr>
          <w:rFonts w:ascii="Times New Roman" w:hAnsi="Times New Roman" w:cs="Times New Roman"/>
        </w:rPr>
        <w:t>in the care of</w:t>
      </w:r>
      <w:r w:rsidR="00262AEC" w:rsidRPr="00B5009E">
        <w:rPr>
          <w:rFonts w:ascii="Times New Roman" w:hAnsi="Times New Roman" w:cs="Times New Roman"/>
        </w:rPr>
        <w:t xml:space="preserve"> </w:t>
      </w:r>
      <w:r w:rsidRPr="00B5009E">
        <w:rPr>
          <w:rFonts w:ascii="Times New Roman" w:hAnsi="Times New Roman" w:cs="Times New Roman"/>
        </w:rPr>
        <w:t xml:space="preserve">the Norwegian Lutheran Mission and moved to </w:t>
      </w:r>
      <w:r w:rsidR="00BA3404">
        <w:rPr>
          <w:rFonts w:ascii="Times New Roman" w:hAnsi="Times New Roman" w:cs="Times New Roman"/>
        </w:rPr>
        <w:t xml:space="preserve">the </w:t>
      </w:r>
      <w:r w:rsidRPr="00B5009E">
        <w:rPr>
          <w:rFonts w:ascii="Times New Roman" w:hAnsi="Times New Roman" w:cs="Times New Roman"/>
        </w:rPr>
        <w:t>Betsileo</w:t>
      </w:r>
      <w:r w:rsidR="00BA3404">
        <w:rPr>
          <w:rFonts w:ascii="Times New Roman" w:hAnsi="Times New Roman" w:cs="Times New Roman"/>
        </w:rPr>
        <w:t xml:space="preserve"> high country</w:t>
      </w:r>
      <w:r w:rsidRPr="00B5009E">
        <w:rPr>
          <w:rFonts w:ascii="Times New Roman" w:hAnsi="Times New Roman" w:cs="Times New Roman"/>
        </w:rPr>
        <w:t>. Always passionate about the welfare of young girls, she taught biblical studies and practical living skills in a teach</w:t>
      </w:r>
      <w:r w:rsidR="00262AEC">
        <w:rPr>
          <w:rFonts w:ascii="Times New Roman" w:hAnsi="Times New Roman" w:cs="Times New Roman"/>
        </w:rPr>
        <w:t>er</w:t>
      </w:r>
      <w:r w:rsidRPr="00B5009E">
        <w:rPr>
          <w:rFonts w:ascii="Times New Roman" w:hAnsi="Times New Roman" w:cs="Times New Roman"/>
        </w:rPr>
        <w:t xml:space="preserve"> training college. </w:t>
      </w:r>
    </w:p>
    <w:p w14:paraId="3F1CB36C" w14:textId="5E8C845C" w:rsidR="00F43877" w:rsidRPr="00B5009E" w:rsidRDefault="00F43877" w:rsidP="00AA3219">
      <w:pPr>
        <w:spacing w:line="22" w:lineRule="atLeast"/>
        <w:ind w:firstLine="720"/>
        <w:jc w:val="both"/>
        <w:rPr>
          <w:rFonts w:ascii="Times New Roman" w:hAnsi="Times New Roman" w:cs="Times New Roman"/>
        </w:rPr>
      </w:pPr>
      <w:r w:rsidRPr="00B5009E">
        <w:rPr>
          <w:rFonts w:ascii="Times New Roman" w:hAnsi="Times New Roman" w:cs="Times New Roman"/>
        </w:rPr>
        <w:t xml:space="preserve">In </w:t>
      </w:r>
      <w:r w:rsidR="00E053C7" w:rsidRPr="00E053C7">
        <w:rPr>
          <w:rFonts w:ascii="Times New Roman" w:hAnsi="Times New Roman" w:cs="Times New Roman"/>
        </w:rPr>
        <w:t>Ambohimahasoa,</w:t>
      </w:r>
      <w:r w:rsidR="00E053C7">
        <w:rPr>
          <w:rFonts w:ascii="Times New Roman" w:hAnsi="Times New Roman" w:cs="Times New Roman"/>
        </w:rPr>
        <w:t xml:space="preserve"> </w:t>
      </w:r>
      <w:r w:rsidRPr="00B5009E">
        <w:rPr>
          <w:rFonts w:ascii="Times New Roman" w:hAnsi="Times New Roman" w:cs="Times New Roman"/>
        </w:rPr>
        <w:t>Betsileo, she helped establish a girl’s school</w:t>
      </w:r>
      <w:r w:rsidR="00602522">
        <w:rPr>
          <w:rFonts w:ascii="Times New Roman" w:hAnsi="Times New Roman" w:cs="Times New Roman"/>
        </w:rPr>
        <w:t xml:space="preserve"> and stayed on to teach </w:t>
      </w:r>
      <w:r w:rsidR="006979BF">
        <w:rPr>
          <w:rFonts w:ascii="Times New Roman" w:hAnsi="Times New Roman" w:cs="Times New Roman"/>
        </w:rPr>
        <w:t>t</w:t>
      </w:r>
      <w:r w:rsidRPr="00B5009E">
        <w:rPr>
          <w:rFonts w:ascii="Times New Roman" w:hAnsi="Times New Roman" w:cs="Times New Roman"/>
        </w:rPr>
        <w:t>here for 23 years</w:t>
      </w:r>
      <w:r w:rsidR="00602522">
        <w:rPr>
          <w:rFonts w:ascii="Times New Roman" w:hAnsi="Times New Roman" w:cs="Times New Roman"/>
        </w:rPr>
        <w:t>. She</w:t>
      </w:r>
      <w:r w:rsidRPr="00B5009E">
        <w:rPr>
          <w:rFonts w:ascii="Times New Roman" w:hAnsi="Times New Roman" w:cs="Times New Roman"/>
        </w:rPr>
        <w:t xml:space="preserve"> also taught girls employed as domestic help </w:t>
      </w:r>
      <w:r w:rsidR="00BF2497">
        <w:rPr>
          <w:rFonts w:ascii="Times New Roman" w:hAnsi="Times New Roman" w:cs="Times New Roman"/>
        </w:rPr>
        <w:t>who had no other means of education</w:t>
      </w:r>
      <w:r w:rsidRPr="00B5009E">
        <w:rPr>
          <w:rFonts w:ascii="Times New Roman" w:hAnsi="Times New Roman" w:cs="Times New Roman"/>
        </w:rPr>
        <w:t>.</w:t>
      </w:r>
    </w:p>
    <w:p w14:paraId="4B1C05CF" w14:textId="69A1BEF7" w:rsidR="00F43877" w:rsidRPr="00B5009E" w:rsidRDefault="0024513F" w:rsidP="00971D71">
      <w:pPr>
        <w:spacing w:line="22" w:lineRule="atLeast"/>
        <w:jc w:val="both"/>
        <w:rPr>
          <w:rFonts w:ascii="Times New Roman" w:hAnsi="Times New Roman" w:cs="Times New Roman"/>
        </w:rPr>
      </w:pPr>
      <w:r w:rsidRPr="00B5009E">
        <w:rPr>
          <w:rFonts w:ascii="Times New Roman" w:hAnsi="Times New Roman" w:cs="Times New Roman"/>
        </w:rPr>
        <w:tab/>
      </w:r>
      <w:bookmarkStart w:id="2" w:name="_Hlk92717667"/>
      <w:r w:rsidR="00F43877" w:rsidRPr="00B5009E">
        <w:rPr>
          <w:rFonts w:ascii="Times New Roman" w:hAnsi="Times New Roman" w:cs="Times New Roman"/>
        </w:rPr>
        <w:t>Razarinia eventually left her adopted home in</w:t>
      </w:r>
      <w:r w:rsidR="006979BF">
        <w:rPr>
          <w:rFonts w:ascii="Times New Roman" w:hAnsi="Times New Roman" w:cs="Times New Roman"/>
        </w:rPr>
        <w:t xml:space="preserve"> </w:t>
      </w:r>
      <w:r w:rsidR="00F43877" w:rsidRPr="00B5009E">
        <w:rPr>
          <w:rFonts w:ascii="Times New Roman" w:hAnsi="Times New Roman" w:cs="Times New Roman"/>
        </w:rPr>
        <w:t>Betsileo</w:t>
      </w:r>
      <w:r w:rsidR="00BF2497">
        <w:rPr>
          <w:rFonts w:ascii="Times New Roman" w:hAnsi="Times New Roman" w:cs="Times New Roman"/>
        </w:rPr>
        <w:t xml:space="preserve"> </w:t>
      </w:r>
      <w:r w:rsidR="00F43877" w:rsidRPr="00B5009E">
        <w:rPr>
          <w:rFonts w:ascii="Times New Roman" w:hAnsi="Times New Roman" w:cs="Times New Roman"/>
        </w:rPr>
        <w:t>and returned</w:t>
      </w:r>
      <w:bookmarkEnd w:id="2"/>
      <w:r w:rsidR="00F43877" w:rsidRPr="00B5009E">
        <w:rPr>
          <w:rFonts w:ascii="Times New Roman" w:hAnsi="Times New Roman" w:cs="Times New Roman"/>
        </w:rPr>
        <w:t xml:space="preserve"> to Antananarivo in December 1926. But the work was not yet done, and she found herself accepting more invitations to teach.</w:t>
      </w:r>
    </w:p>
    <w:p w14:paraId="0D17AC4C" w14:textId="4084BDDB" w:rsidR="00F43877" w:rsidRDefault="0024513F" w:rsidP="00971D71">
      <w:pPr>
        <w:spacing w:line="22" w:lineRule="atLeast"/>
        <w:jc w:val="both"/>
        <w:rPr>
          <w:rFonts w:ascii="Times New Roman" w:hAnsi="Times New Roman" w:cs="Times New Roman"/>
        </w:rPr>
      </w:pPr>
      <w:r w:rsidRPr="00B5009E">
        <w:rPr>
          <w:rFonts w:ascii="Times New Roman" w:hAnsi="Times New Roman" w:cs="Times New Roman"/>
        </w:rPr>
        <w:tab/>
      </w:r>
      <w:r w:rsidR="00F43877" w:rsidRPr="00B5009E">
        <w:rPr>
          <w:rFonts w:ascii="Times New Roman" w:hAnsi="Times New Roman" w:cs="Times New Roman"/>
        </w:rPr>
        <w:t xml:space="preserve">Razarinia remained active in church and missions even into retirement. On Christmas day 1946, Razarinia Ramatoa joined her Saviour in glory. </w:t>
      </w:r>
    </w:p>
    <w:p w14:paraId="3F745D8A" w14:textId="34ABC2DC" w:rsidR="00FA7129" w:rsidRPr="00832AC2" w:rsidRDefault="00FA7129" w:rsidP="00971D71">
      <w:pPr>
        <w:spacing w:line="22" w:lineRule="atLeast"/>
        <w:jc w:val="both"/>
        <w:rPr>
          <w:rFonts w:ascii="Times New Roman" w:hAnsi="Times New Roman" w:cs="Times New Roman"/>
          <w:sz w:val="21"/>
          <w:szCs w:val="21"/>
        </w:rPr>
      </w:pPr>
    </w:p>
    <w:p w14:paraId="513320CD" w14:textId="77777777" w:rsidR="00832AC2" w:rsidRDefault="00832AC2" w:rsidP="00832AC2">
      <w:pPr>
        <w:shd w:val="clear" w:color="auto" w:fill="FFFFFF"/>
        <w:spacing w:line="22" w:lineRule="atLeast"/>
        <w:jc w:val="right"/>
        <w:rPr>
          <w:rFonts w:ascii="Times New Roman" w:eastAsia="Times New Roman" w:hAnsi="Times New Roman" w:cs="Times New Roman"/>
          <w:i/>
          <w:color w:val="000000"/>
          <w:sz w:val="21"/>
          <w:szCs w:val="21"/>
          <w:lang w:val="en-US"/>
        </w:rPr>
      </w:pPr>
    </w:p>
    <w:p w14:paraId="3C5F4BE9" w14:textId="7D27FA0B" w:rsidR="00FA7129" w:rsidRDefault="00832AC2" w:rsidP="00832AC2">
      <w:pPr>
        <w:shd w:val="clear" w:color="auto" w:fill="FFFFFF"/>
        <w:spacing w:line="22" w:lineRule="atLeast"/>
        <w:jc w:val="right"/>
        <w:rPr>
          <w:rStyle w:val="Hyperlink"/>
          <w:rFonts w:ascii="Times New Roman" w:hAnsi="Times New Roman" w:cs="Times New Roman"/>
          <w:sz w:val="21"/>
          <w:szCs w:val="21"/>
        </w:rPr>
      </w:pPr>
      <w:r>
        <w:rPr>
          <w:rFonts w:ascii="Times New Roman" w:eastAsia="Times New Roman" w:hAnsi="Times New Roman" w:cs="Times New Roman"/>
          <w:i/>
          <w:color w:val="000000"/>
          <w:sz w:val="21"/>
          <w:szCs w:val="21"/>
          <w:lang w:val="en-US"/>
        </w:rPr>
        <w:t>Further reading</w:t>
      </w:r>
      <w:r w:rsidR="00FA7129" w:rsidRPr="00832AC2">
        <w:rPr>
          <w:rFonts w:ascii="Times New Roman" w:eastAsia="Times New Roman" w:hAnsi="Times New Roman" w:cs="Times New Roman"/>
          <w:i/>
          <w:color w:val="000000"/>
          <w:sz w:val="21"/>
          <w:szCs w:val="21"/>
          <w:lang w:val="en-US"/>
        </w:rPr>
        <w:t>:</w:t>
      </w:r>
      <w:r>
        <w:rPr>
          <w:rFonts w:ascii="Times New Roman" w:eastAsia="Times New Roman" w:hAnsi="Times New Roman" w:cs="Times New Roman"/>
          <w:i/>
          <w:color w:val="000000"/>
          <w:sz w:val="21"/>
          <w:szCs w:val="21"/>
          <w:lang w:val="en-US"/>
        </w:rPr>
        <w:t xml:space="preserve"> </w:t>
      </w:r>
      <w:hyperlink r:id="rId14" w:history="1">
        <w:r w:rsidRPr="00F13691">
          <w:rPr>
            <w:rStyle w:val="Hyperlink"/>
            <w:rFonts w:ascii="Times New Roman" w:hAnsi="Times New Roman" w:cs="Times New Roman"/>
            <w:sz w:val="21"/>
            <w:szCs w:val="21"/>
          </w:rPr>
          <w:t>https://dacb.org/stories/madagascar/razarinia/</w:t>
        </w:r>
      </w:hyperlink>
    </w:p>
    <w:p w14:paraId="01B082EB" w14:textId="77777777" w:rsidR="006979BF" w:rsidRPr="00832AC2" w:rsidRDefault="006979BF" w:rsidP="00832AC2">
      <w:pPr>
        <w:shd w:val="clear" w:color="auto" w:fill="FFFFFF"/>
        <w:spacing w:line="22" w:lineRule="atLeast"/>
        <w:jc w:val="right"/>
        <w:rPr>
          <w:rFonts w:ascii="Times New Roman" w:hAnsi="Times New Roman" w:cs="Times New Roman"/>
          <w:sz w:val="21"/>
          <w:szCs w:val="21"/>
        </w:rPr>
      </w:pPr>
    </w:p>
    <w:p w14:paraId="628BA9CD" w14:textId="77777777" w:rsidR="00FE2F80" w:rsidRDefault="00FE2F80" w:rsidP="00FE2F80">
      <w:pPr>
        <w:autoSpaceDE w:val="0"/>
        <w:autoSpaceDN w:val="0"/>
        <w:adjustRightInd w:val="0"/>
        <w:rPr>
          <w:rFonts w:ascii="Hallosans-Black" w:hAnsi="Hallosans-Black" w:cs="Hallosans-Black"/>
          <w:sz w:val="66"/>
          <w:szCs w:val="66"/>
        </w:rPr>
      </w:pPr>
      <w:r>
        <w:rPr>
          <w:rFonts w:ascii="Hallosans-Black" w:hAnsi="Hallosans-Black" w:cs="Hallosans-Black"/>
          <w:sz w:val="66"/>
          <w:szCs w:val="66"/>
        </w:rPr>
        <w:t>PANYA BABA: THE FATHER</w:t>
      </w:r>
    </w:p>
    <w:p w14:paraId="22FDFB5C" w14:textId="77777777" w:rsidR="00FE2F80" w:rsidRDefault="00FE2F80" w:rsidP="00FE2F80">
      <w:pPr>
        <w:autoSpaceDE w:val="0"/>
        <w:autoSpaceDN w:val="0"/>
        <w:adjustRightInd w:val="0"/>
        <w:rPr>
          <w:rFonts w:ascii="Hallosans-Black" w:hAnsi="Hallosans-Black" w:cs="Hallosans-Black"/>
          <w:sz w:val="66"/>
          <w:szCs w:val="66"/>
        </w:rPr>
      </w:pPr>
      <w:r>
        <w:rPr>
          <w:rFonts w:ascii="Hallosans-Black" w:hAnsi="Hallosans-Black" w:cs="Hallosans-Black"/>
          <w:sz w:val="66"/>
          <w:szCs w:val="66"/>
        </w:rPr>
        <w:t>OF NIGERIAN MISSIONS</w:t>
      </w:r>
    </w:p>
    <w:p w14:paraId="52CECC97" w14:textId="77777777" w:rsidR="00FE2F80" w:rsidRDefault="00FE2F80" w:rsidP="00252D9B">
      <w:pPr>
        <w:autoSpaceDE w:val="0"/>
        <w:autoSpaceDN w:val="0"/>
        <w:adjustRightInd w:val="0"/>
        <w:rPr>
          <w:rFonts w:ascii="ChaparralPro-Light" w:hAnsi="ChaparralPro-Light" w:cs="ChaparralPro-Light"/>
          <w:sz w:val="20"/>
          <w:szCs w:val="20"/>
        </w:rPr>
      </w:pPr>
    </w:p>
    <w:p w14:paraId="64698483" w14:textId="757C19EA" w:rsidR="00C722A5" w:rsidRDefault="00FE2F80" w:rsidP="00252D9B">
      <w:pPr>
        <w:autoSpaceDE w:val="0"/>
        <w:autoSpaceDN w:val="0"/>
        <w:adjustRightInd w:val="0"/>
        <w:rPr>
          <w:rFonts w:ascii="ChaparralPro-Light" w:hAnsi="ChaparralPro-Light" w:cs="ChaparralPro-Light"/>
          <w:sz w:val="20"/>
          <w:szCs w:val="20"/>
          <w:lang w:val="en-US"/>
        </w:rPr>
      </w:pPr>
      <w:r>
        <w:rPr>
          <w:rFonts w:ascii="ChaparralPro-Light" w:hAnsi="ChaparralPro-Light" w:cs="ChaparralPro-Light"/>
          <w:sz w:val="20"/>
          <w:szCs w:val="20"/>
          <w:lang w:val="en-US"/>
        </w:rPr>
        <w:lastRenderedPageBreak/>
        <w:t>P</w:t>
      </w:r>
      <w:r w:rsidR="00252D9B">
        <w:rPr>
          <w:rFonts w:ascii="ChaparralPro-Light" w:hAnsi="ChaparralPro-Light" w:cs="ChaparralPro-Light"/>
          <w:sz w:val="20"/>
          <w:szCs w:val="20"/>
        </w:rPr>
        <w:t>anya Bado Baba has been described as one of</w:t>
      </w:r>
      <w:r>
        <w:rPr>
          <w:rFonts w:ascii="ChaparralPro-Light" w:hAnsi="ChaparralPro-Light" w:cs="ChaparralPro-Light"/>
          <w:sz w:val="20"/>
          <w:szCs w:val="20"/>
          <w:lang w:val="en-US"/>
        </w:rPr>
        <w:t xml:space="preserve"> </w:t>
      </w:r>
      <w:r w:rsidR="00252D9B">
        <w:rPr>
          <w:rFonts w:ascii="ChaparralPro-Light" w:hAnsi="ChaparralPro-Light" w:cs="ChaparralPro-Light"/>
          <w:sz w:val="20"/>
          <w:szCs w:val="20"/>
        </w:rPr>
        <w:t xml:space="preserve">the fathers of modern African missions and </w:t>
      </w:r>
      <w:proofErr w:type="gramStart"/>
      <w:r w:rsidR="00252D9B">
        <w:rPr>
          <w:rFonts w:ascii="ChaparralPro-Light" w:hAnsi="ChaparralPro-Light" w:cs="ChaparralPro-Light"/>
          <w:sz w:val="20"/>
          <w:szCs w:val="20"/>
        </w:rPr>
        <w:t>the“</w:t>
      </w:r>
      <w:proofErr w:type="gramEnd"/>
      <w:r w:rsidR="00252D9B">
        <w:rPr>
          <w:rFonts w:ascii="ChaparralPro-Light" w:hAnsi="ChaparralPro-Light" w:cs="ChaparralPro-Light"/>
          <w:sz w:val="20"/>
          <w:szCs w:val="20"/>
        </w:rPr>
        <w:t>greatest missiologist of the ECWA” (Evangelical</w:t>
      </w:r>
      <w:r>
        <w:rPr>
          <w:rFonts w:ascii="ChaparralPro-Light" w:hAnsi="ChaparralPro-Light" w:cs="ChaparralPro-Light"/>
          <w:sz w:val="20"/>
          <w:szCs w:val="20"/>
          <w:lang w:val="en-US"/>
        </w:rPr>
        <w:t xml:space="preserve"> </w:t>
      </w:r>
      <w:r w:rsidR="00252D9B">
        <w:rPr>
          <w:rFonts w:ascii="ChaparralPro-Light" w:hAnsi="ChaparralPro-Light" w:cs="ChaparralPro-Light"/>
          <w:sz w:val="20"/>
          <w:szCs w:val="20"/>
        </w:rPr>
        <w:t>Church Winning All) denomination.</w:t>
      </w:r>
      <w:r>
        <w:rPr>
          <w:rFonts w:ascii="ChaparralPro-Light" w:hAnsi="ChaparralPro-Light" w:cs="ChaparralPro-Light"/>
          <w:sz w:val="20"/>
          <w:szCs w:val="20"/>
          <w:lang w:val="en-US"/>
        </w:rPr>
        <w:t xml:space="preserve"> </w:t>
      </w:r>
      <w:r w:rsidR="00400BBE">
        <w:rPr>
          <w:rFonts w:ascii="ChaparralPro-Light" w:hAnsi="ChaparralPro-Light" w:cs="ChaparralPro-Light"/>
          <w:sz w:val="20"/>
          <w:szCs w:val="20"/>
        </w:rPr>
        <w:t>For</w:t>
      </w:r>
      <w:r w:rsidR="00252D9B">
        <w:rPr>
          <w:rFonts w:ascii="ChaparralPro-Light" w:hAnsi="ChaparralPro-Light" w:cs="ChaparralPro-Light"/>
          <w:sz w:val="20"/>
          <w:szCs w:val="20"/>
        </w:rPr>
        <w:t xml:space="preserve"> 70 years after his first missionary</w:t>
      </w:r>
      <w:r>
        <w:rPr>
          <w:rFonts w:ascii="ChaparralPro-Light" w:hAnsi="ChaparralPro-Light" w:cs="ChaparralPro-Light"/>
          <w:sz w:val="20"/>
          <w:szCs w:val="20"/>
          <w:lang w:val="en-US"/>
        </w:rPr>
        <w:t xml:space="preserve"> </w:t>
      </w:r>
      <w:r w:rsidR="00252D9B">
        <w:rPr>
          <w:rFonts w:ascii="ChaparralPro-Light" w:hAnsi="ChaparralPro-Light" w:cs="ChaparralPro-Light"/>
          <w:sz w:val="20"/>
          <w:szCs w:val="20"/>
        </w:rPr>
        <w:t>assignment, he continue</w:t>
      </w:r>
      <w:r w:rsidR="00400BBE">
        <w:rPr>
          <w:rFonts w:ascii="ChaparralPro-Light" w:hAnsi="ChaparralPro-Light" w:cs="ChaparralPro-Light"/>
          <w:sz w:val="20"/>
          <w:szCs w:val="20"/>
        </w:rPr>
        <w:t>d</w:t>
      </w:r>
      <w:r w:rsidR="00252D9B">
        <w:rPr>
          <w:rFonts w:ascii="ChaparralPro-Light" w:hAnsi="ChaparralPro-Light" w:cs="ChaparralPro-Light"/>
          <w:sz w:val="20"/>
          <w:szCs w:val="20"/>
        </w:rPr>
        <w:t xml:space="preserve"> to write, preach, </w:t>
      </w:r>
      <w:proofErr w:type="gramStart"/>
      <w:r w:rsidR="00252D9B">
        <w:rPr>
          <w:rFonts w:ascii="ChaparralPro-Light" w:hAnsi="ChaparralPro-Light" w:cs="ChaparralPro-Light"/>
          <w:sz w:val="20"/>
          <w:szCs w:val="20"/>
        </w:rPr>
        <w:t>lecture</w:t>
      </w:r>
      <w:proofErr w:type="gramEnd"/>
      <w:r w:rsidR="00252D9B">
        <w:rPr>
          <w:rFonts w:ascii="ChaparralPro-Light" w:hAnsi="ChaparralPro-Light" w:cs="ChaparralPro-Light"/>
          <w:sz w:val="20"/>
          <w:szCs w:val="20"/>
        </w:rPr>
        <w:t xml:space="preserve"> and provide</w:t>
      </w:r>
      <w:r>
        <w:rPr>
          <w:rFonts w:ascii="ChaparralPro-Light" w:hAnsi="ChaparralPro-Light" w:cs="ChaparralPro-Light"/>
          <w:sz w:val="20"/>
          <w:szCs w:val="20"/>
          <w:lang w:val="en-US"/>
        </w:rPr>
        <w:t xml:space="preserve"> </w:t>
      </w:r>
      <w:r w:rsidR="00252D9B">
        <w:rPr>
          <w:rFonts w:ascii="ChaparralPro-Light" w:hAnsi="ChaparralPro-Light" w:cs="ChaparralPro-Light"/>
          <w:sz w:val="20"/>
          <w:szCs w:val="20"/>
        </w:rPr>
        <w:t>counsel in his local church in Karu, Nigeria.</w:t>
      </w:r>
      <w:r w:rsidR="00C722A5">
        <w:rPr>
          <w:rFonts w:ascii="ChaparralPro-Light" w:hAnsi="ChaparralPro-Light" w:cs="ChaparralPro-Light"/>
          <w:sz w:val="20"/>
          <w:szCs w:val="20"/>
          <w:lang w:val="en-US"/>
        </w:rPr>
        <w:t xml:space="preserve"> </w:t>
      </w:r>
    </w:p>
    <w:p w14:paraId="19AA6C0A" w14:textId="77777777" w:rsidR="00D924B9" w:rsidRPr="00400BBE" w:rsidRDefault="00D924B9" w:rsidP="00252D9B">
      <w:pPr>
        <w:autoSpaceDE w:val="0"/>
        <w:autoSpaceDN w:val="0"/>
        <w:adjustRightInd w:val="0"/>
        <w:rPr>
          <w:rFonts w:ascii="ChaparralPro-Light" w:hAnsi="ChaparralPro-Light" w:cs="ChaparralPro-Light"/>
          <w:sz w:val="20"/>
          <w:szCs w:val="20"/>
          <w:lang w:val="en-US"/>
        </w:rPr>
      </w:pPr>
    </w:p>
    <w:p w14:paraId="58E8FA64" w14:textId="529E3029"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He was born in 1932 to Christian parents. He gave his</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life to Christ at the age of 13. Four years later, he set out</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for a neighbouring state to be a missionary among his own</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people. As he taught the Bible, his missions zeal grew. He</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was ordained and served in a local church, but his heart was</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always for those beyond the gospel.</w:t>
      </w:r>
    </w:p>
    <w:p w14:paraId="20A41AA0" w14:textId="77777777" w:rsidR="00D924B9" w:rsidRDefault="00D924B9" w:rsidP="00252D9B">
      <w:pPr>
        <w:autoSpaceDE w:val="0"/>
        <w:autoSpaceDN w:val="0"/>
        <w:adjustRightInd w:val="0"/>
        <w:rPr>
          <w:rFonts w:ascii="ChaparralPro-Light" w:hAnsi="ChaparralPro-Light" w:cs="ChaparralPro-Light"/>
          <w:sz w:val="20"/>
          <w:szCs w:val="20"/>
        </w:rPr>
      </w:pPr>
    </w:p>
    <w:p w14:paraId="78521158" w14:textId="08863B78"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From 1970 to 1988, he led Nigeria’s first indigenous</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mission organisation, the EMS. During his time, the number</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of missionaries increased from 194 to 750. Today, the EMS</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workforce is about 1800, working in 18 countries, and is led</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by Simon Yako, one of the first Nigerian missionaries to be</w:t>
      </w:r>
    </w:p>
    <w:p w14:paraId="361E8274" w14:textId="17C8FB7E"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commissioned by Panya Baba to serve overseas. Baba’s book,</w:t>
      </w:r>
      <w:r w:rsidR="00C722A5">
        <w:rPr>
          <w:rFonts w:ascii="ChaparralPro-Light" w:hAnsi="ChaparralPro-Light" w:cs="ChaparralPro-Light"/>
          <w:sz w:val="20"/>
          <w:szCs w:val="20"/>
          <w:lang w:val="en-US"/>
        </w:rPr>
        <w:t xml:space="preserve"> </w:t>
      </w:r>
      <w:r w:rsidRPr="00400BBE">
        <w:rPr>
          <w:rFonts w:ascii="ChaparralPro-Light" w:hAnsi="ChaparralPro-Light" w:cs="ChaparralPro-Light"/>
          <w:sz w:val="20"/>
          <w:szCs w:val="20"/>
          <w:u w:val="single"/>
        </w:rPr>
        <w:t>Vision Received, Vision Passed On</w:t>
      </w:r>
      <w:r>
        <w:rPr>
          <w:rFonts w:ascii="ChaparralPro-Light" w:hAnsi="ChaparralPro-Light" w:cs="ChaparralPro-Light"/>
          <w:sz w:val="20"/>
          <w:szCs w:val="20"/>
        </w:rPr>
        <w:t>, tells the history of the</w:t>
      </w:r>
      <w:r w:rsidR="00C722A5">
        <w:rPr>
          <w:rFonts w:ascii="ChaparralPro-Light" w:hAnsi="ChaparralPro-Light" w:cs="ChaparralPro-Light"/>
          <w:sz w:val="20"/>
          <w:szCs w:val="20"/>
          <w:lang w:val="en-US"/>
        </w:rPr>
        <w:t xml:space="preserve"> </w:t>
      </w:r>
      <w:r>
        <w:rPr>
          <w:rFonts w:ascii="ChaparralPro-Light" w:hAnsi="ChaparralPro-Light" w:cs="ChaparralPro-Light"/>
          <w:sz w:val="20"/>
          <w:szCs w:val="20"/>
        </w:rPr>
        <w:t>EMS.</w:t>
      </w:r>
    </w:p>
    <w:p w14:paraId="6363D8EF" w14:textId="77777777" w:rsidR="00D924B9" w:rsidRDefault="00D924B9" w:rsidP="00252D9B">
      <w:pPr>
        <w:autoSpaceDE w:val="0"/>
        <w:autoSpaceDN w:val="0"/>
        <w:adjustRightInd w:val="0"/>
        <w:rPr>
          <w:rFonts w:ascii="ChaparralPro-Light" w:hAnsi="ChaparralPro-Light" w:cs="ChaparralPro-Light"/>
          <w:sz w:val="20"/>
          <w:szCs w:val="20"/>
        </w:rPr>
      </w:pPr>
    </w:p>
    <w:p w14:paraId="45F2E336" w14:textId="41A7F4B7"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AfriGO spoke to Professor Yusufu Turaki, a lecturer at</w:t>
      </w:r>
      <w:r w:rsidR="00D92D29">
        <w:rPr>
          <w:rFonts w:ascii="ChaparralPro-Light" w:hAnsi="ChaparralPro-Light" w:cs="ChaparralPro-Light"/>
          <w:sz w:val="20"/>
          <w:szCs w:val="20"/>
          <w:lang w:val="en-US"/>
        </w:rPr>
        <w:t xml:space="preserve"> </w:t>
      </w:r>
      <w:r>
        <w:rPr>
          <w:rFonts w:ascii="ChaparralPro-Light" w:hAnsi="ChaparralPro-Light" w:cs="ChaparralPro-Light"/>
          <w:sz w:val="20"/>
          <w:szCs w:val="20"/>
        </w:rPr>
        <w:t>Jos Evangelical Theology Seminary (JETS) in Nigeria, and a</w:t>
      </w:r>
      <w:r w:rsidR="00D92D29">
        <w:rPr>
          <w:rFonts w:ascii="ChaparralPro-Light" w:hAnsi="ChaparralPro-Light" w:cs="ChaparralPro-Light"/>
          <w:sz w:val="20"/>
          <w:szCs w:val="20"/>
          <w:lang w:val="en-US"/>
        </w:rPr>
        <w:t xml:space="preserve"> </w:t>
      </w:r>
      <w:r>
        <w:rPr>
          <w:rFonts w:ascii="ChaparralPro-Light" w:hAnsi="ChaparralPro-Light" w:cs="ChaparralPro-Light"/>
          <w:sz w:val="20"/>
          <w:szCs w:val="20"/>
        </w:rPr>
        <w:t>personal friend of Panya Baba’s, to learn more.</w:t>
      </w:r>
    </w:p>
    <w:p w14:paraId="18C3666C" w14:textId="77777777" w:rsidR="00D924B9" w:rsidRDefault="00D924B9" w:rsidP="00252D9B">
      <w:pPr>
        <w:autoSpaceDE w:val="0"/>
        <w:autoSpaceDN w:val="0"/>
        <w:adjustRightInd w:val="0"/>
        <w:rPr>
          <w:rFonts w:ascii="ChaparralPro-Bold" w:hAnsi="ChaparralPro-Bold" w:cs="ChaparralPro-Bold"/>
          <w:b/>
          <w:bCs/>
          <w:sz w:val="20"/>
          <w:szCs w:val="20"/>
        </w:rPr>
      </w:pPr>
    </w:p>
    <w:p w14:paraId="260AB65A" w14:textId="39FF78A0" w:rsidR="00252D9B" w:rsidRDefault="00252D9B" w:rsidP="00252D9B">
      <w:pPr>
        <w:autoSpaceDE w:val="0"/>
        <w:autoSpaceDN w:val="0"/>
        <w:adjustRightInd w:val="0"/>
        <w:rPr>
          <w:rFonts w:ascii="ChaparralPro-Bold" w:hAnsi="ChaparralPro-Bold" w:cs="ChaparralPro-Bold"/>
          <w:b/>
          <w:bCs/>
          <w:sz w:val="20"/>
          <w:szCs w:val="20"/>
        </w:rPr>
      </w:pPr>
      <w:r>
        <w:rPr>
          <w:rFonts w:ascii="ChaparralPro-Bold" w:hAnsi="ChaparralPro-Bold" w:cs="ChaparralPro-Bold"/>
          <w:b/>
          <w:bCs/>
          <w:sz w:val="20"/>
          <w:szCs w:val="20"/>
        </w:rPr>
        <w:t>The Dictionary of African Christian Biography</w:t>
      </w:r>
      <w:r w:rsidR="00D924B9">
        <w:rPr>
          <w:rFonts w:ascii="ChaparralPro-Bold" w:hAnsi="ChaparralPro-Bold" w:cs="ChaparralPro-Bold"/>
          <w:b/>
          <w:bCs/>
          <w:sz w:val="20"/>
          <w:szCs w:val="20"/>
          <w:lang w:val="en-US"/>
        </w:rPr>
        <w:t xml:space="preserve"> </w:t>
      </w:r>
      <w:r>
        <w:rPr>
          <w:rFonts w:ascii="ChaparralPro-Bold" w:hAnsi="ChaparralPro-Bold" w:cs="ChaparralPro-Bold"/>
          <w:b/>
          <w:bCs/>
          <w:sz w:val="20"/>
          <w:szCs w:val="20"/>
        </w:rPr>
        <w:t>references Panya Baba’s “ingenious mission</w:t>
      </w:r>
    </w:p>
    <w:p w14:paraId="04026ACC" w14:textId="77777777" w:rsidR="00252D9B" w:rsidRDefault="00252D9B" w:rsidP="00252D9B">
      <w:pPr>
        <w:autoSpaceDE w:val="0"/>
        <w:autoSpaceDN w:val="0"/>
        <w:adjustRightInd w:val="0"/>
        <w:rPr>
          <w:rFonts w:ascii="ChaparralPro-Bold" w:hAnsi="ChaparralPro-Bold" w:cs="ChaparralPro-Bold"/>
          <w:b/>
          <w:bCs/>
          <w:sz w:val="20"/>
          <w:szCs w:val="20"/>
        </w:rPr>
      </w:pPr>
      <w:r>
        <w:rPr>
          <w:rFonts w:ascii="ChaparralPro-Bold" w:hAnsi="ChaparralPro-Bold" w:cs="ChaparralPro-Bold"/>
          <w:b/>
          <w:bCs/>
          <w:sz w:val="20"/>
          <w:szCs w:val="20"/>
        </w:rPr>
        <w:t>strategy.” What was it?</w:t>
      </w:r>
    </w:p>
    <w:p w14:paraId="216ECFFE" w14:textId="4B118598"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Reaching the unreached. This led him to research unreached</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people groups in Nigeria. His leadership raised missionary</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and evangelistic activities tremendously in Nigeria.</w:t>
      </w:r>
    </w:p>
    <w:p w14:paraId="5E629DE4" w14:textId="77777777" w:rsidR="00D924B9" w:rsidRDefault="00D924B9" w:rsidP="00252D9B">
      <w:pPr>
        <w:autoSpaceDE w:val="0"/>
        <w:autoSpaceDN w:val="0"/>
        <w:adjustRightInd w:val="0"/>
        <w:rPr>
          <w:rFonts w:ascii="ChaparralPro-Bold" w:hAnsi="ChaparralPro-Bold" w:cs="ChaparralPro-Bold"/>
          <w:b/>
          <w:bCs/>
          <w:sz w:val="20"/>
          <w:szCs w:val="20"/>
        </w:rPr>
      </w:pPr>
    </w:p>
    <w:p w14:paraId="09AFC3C4" w14:textId="02DE21C0" w:rsidR="00252D9B" w:rsidRDefault="00252D9B" w:rsidP="00252D9B">
      <w:pPr>
        <w:autoSpaceDE w:val="0"/>
        <w:autoSpaceDN w:val="0"/>
        <w:adjustRightInd w:val="0"/>
        <w:rPr>
          <w:rFonts w:ascii="ChaparralPro-Bold" w:hAnsi="ChaparralPro-Bold" w:cs="ChaparralPro-Bold"/>
          <w:b/>
          <w:bCs/>
          <w:sz w:val="20"/>
          <w:szCs w:val="20"/>
        </w:rPr>
      </w:pPr>
      <w:r>
        <w:rPr>
          <w:rFonts w:ascii="ChaparralPro-Bold" w:hAnsi="ChaparralPro-Bold" w:cs="ChaparralPro-Bold"/>
          <w:b/>
          <w:bCs/>
          <w:sz w:val="20"/>
          <w:szCs w:val="20"/>
        </w:rPr>
        <w:t>What actions of Panya Baba have proven to be</w:t>
      </w:r>
      <w:r w:rsidR="00D924B9">
        <w:rPr>
          <w:rFonts w:ascii="ChaparralPro-Bold" w:hAnsi="ChaparralPro-Bold" w:cs="ChaparralPro-Bold"/>
          <w:b/>
          <w:bCs/>
          <w:sz w:val="20"/>
          <w:szCs w:val="20"/>
          <w:lang w:val="en-US"/>
        </w:rPr>
        <w:t xml:space="preserve"> </w:t>
      </w:r>
      <w:r>
        <w:rPr>
          <w:rFonts w:ascii="ChaparralPro-Bold" w:hAnsi="ChaparralPro-Bold" w:cs="ChaparralPro-Bold"/>
          <w:b/>
          <w:bCs/>
          <w:sz w:val="20"/>
          <w:szCs w:val="20"/>
        </w:rPr>
        <w:t>foundational for missions in Nigeria and Africa?</w:t>
      </w:r>
    </w:p>
    <w:p w14:paraId="10650F25" w14:textId="5CC98E86"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Above all, he raised mission awareness among Nigerian</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churches and denominations generally, and missions agencies</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across Africa.</w:t>
      </w:r>
    </w:p>
    <w:p w14:paraId="3B6D98AD" w14:textId="77777777" w:rsidR="00D924B9" w:rsidRDefault="00D924B9" w:rsidP="00252D9B">
      <w:pPr>
        <w:autoSpaceDE w:val="0"/>
        <w:autoSpaceDN w:val="0"/>
        <w:adjustRightInd w:val="0"/>
        <w:rPr>
          <w:rFonts w:ascii="ChaparralPro-Light" w:hAnsi="ChaparralPro-Light" w:cs="ChaparralPro-Light"/>
          <w:sz w:val="20"/>
          <w:szCs w:val="20"/>
        </w:rPr>
      </w:pPr>
    </w:p>
    <w:p w14:paraId="7A3DA58A" w14:textId="45A966D0"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Secondly, he was instrumental in forming the Nigeria</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Evangelical Missions Association (NEMA) and its Nigeria</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Evangelical Missions Institute</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(NEMI).</w:t>
      </w:r>
    </w:p>
    <w:p w14:paraId="0EDA1700" w14:textId="77777777" w:rsidR="00D924B9" w:rsidRDefault="00D924B9" w:rsidP="00252D9B">
      <w:pPr>
        <w:autoSpaceDE w:val="0"/>
        <w:autoSpaceDN w:val="0"/>
        <w:adjustRightInd w:val="0"/>
        <w:rPr>
          <w:rFonts w:ascii="ChaparralPro-Light" w:hAnsi="ChaparralPro-Light" w:cs="ChaparralPro-Light"/>
          <w:sz w:val="20"/>
          <w:szCs w:val="20"/>
        </w:rPr>
      </w:pPr>
    </w:p>
    <w:p w14:paraId="25BAAE88" w14:textId="71924FF6"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Thirdly, he called for</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missions and evangelism at</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international conferences,</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including the Association of</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Evangelicals in Africa (AEA),</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Lausanne Movement, World</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Evangelical Alliance (WEA)</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and more.</w:t>
      </w:r>
    </w:p>
    <w:p w14:paraId="151290A6" w14:textId="77777777" w:rsidR="00D924B9" w:rsidRDefault="00D924B9" w:rsidP="00252D9B">
      <w:pPr>
        <w:autoSpaceDE w:val="0"/>
        <w:autoSpaceDN w:val="0"/>
        <w:adjustRightInd w:val="0"/>
        <w:rPr>
          <w:rFonts w:ascii="ChaparralPro-Light" w:hAnsi="ChaparralPro-Light" w:cs="ChaparralPro-Light"/>
          <w:sz w:val="20"/>
          <w:szCs w:val="20"/>
        </w:rPr>
      </w:pPr>
    </w:p>
    <w:p w14:paraId="17B66D99" w14:textId="61D1C60A"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Lastly, his voice was louder</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than the modern voices of</w:t>
      </w:r>
      <w:r w:rsidR="00D924B9">
        <w:rPr>
          <w:rFonts w:ascii="ChaparralPro-Light" w:hAnsi="ChaparralPro-Light" w:cs="ChaparralPro-Light"/>
          <w:sz w:val="20"/>
          <w:szCs w:val="20"/>
          <w:lang w:val="en-US"/>
        </w:rPr>
        <w:t xml:space="preserve"> </w:t>
      </w:r>
      <w:r>
        <w:rPr>
          <w:rFonts w:ascii="ChaparralPro-Light" w:hAnsi="ChaparralPro-Light" w:cs="ChaparralPro-Light"/>
          <w:sz w:val="20"/>
          <w:szCs w:val="20"/>
        </w:rPr>
        <w:t>religious pluralism and cultural relativism.</w:t>
      </w:r>
    </w:p>
    <w:p w14:paraId="7C5E85B9" w14:textId="77777777" w:rsidR="00D924B9" w:rsidRDefault="00D924B9" w:rsidP="00252D9B">
      <w:pPr>
        <w:autoSpaceDE w:val="0"/>
        <w:autoSpaceDN w:val="0"/>
        <w:adjustRightInd w:val="0"/>
        <w:rPr>
          <w:rFonts w:ascii="ChaparralPro-Bold" w:hAnsi="ChaparralPro-Bold" w:cs="ChaparralPro-Bold"/>
          <w:b/>
          <w:bCs/>
          <w:sz w:val="20"/>
          <w:szCs w:val="20"/>
        </w:rPr>
      </w:pPr>
    </w:p>
    <w:p w14:paraId="4C974AFE" w14:textId="47A76871" w:rsidR="00252D9B" w:rsidRDefault="00252D9B" w:rsidP="00252D9B">
      <w:pPr>
        <w:autoSpaceDE w:val="0"/>
        <w:autoSpaceDN w:val="0"/>
        <w:adjustRightInd w:val="0"/>
        <w:rPr>
          <w:rFonts w:ascii="ChaparralPro-Bold" w:hAnsi="ChaparralPro-Bold" w:cs="ChaparralPro-Bold"/>
          <w:b/>
          <w:bCs/>
          <w:sz w:val="20"/>
          <w:szCs w:val="20"/>
        </w:rPr>
      </w:pPr>
      <w:r>
        <w:rPr>
          <w:rFonts w:ascii="ChaparralPro-Bold" w:hAnsi="ChaparralPro-Bold" w:cs="ChaparralPro-Bold"/>
          <w:b/>
          <w:bCs/>
          <w:sz w:val="20"/>
          <w:szCs w:val="20"/>
        </w:rPr>
        <w:t>What were the obstacles he faced in leading EMS?</w:t>
      </w:r>
    </w:p>
    <w:p w14:paraId="14C8B0F2" w14:textId="2E30679A"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Panya Baba was the second person to head EMS after Rev.</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Musa Jibo. His greatest challenges were:</w:t>
      </w:r>
    </w:p>
    <w:p w14:paraId="0378C9D3" w14:textId="7B001166"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1. Churches and denominations in Nigeria lacked mission</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philosophy and strategy, so mobilisation for mission work</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was difficult. Passion for missions and evangelism was low.</w:t>
      </w:r>
    </w:p>
    <w:p w14:paraId="37A91E5F" w14:textId="53C0378E"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2. Lack of trained missionaries from the theological</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institutions, which is why the Nigeria Evangelical Missions</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Institute (NEMI) was established in the early 1980s.</w:t>
      </w:r>
    </w:p>
    <w:p w14:paraId="686EEE06" w14:textId="7C3F2CE1"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3. Lack of resources – material and financial – in view of “the</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harvest is plentiful, but the labourers are few.”</w:t>
      </w:r>
    </w:p>
    <w:p w14:paraId="72329A47" w14:textId="3DC3200D"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4. The challenge from some liberal Christians, churches and denominations</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due to apathy towards missions and evangelism.</w:t>
      </w:r>
    </w:p>
    <w:p w14:paraId="5CCAA9F4" w14:textId="5F01FCB0"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5. The rise and power of Islam and African traditional religion</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 xml:space="preserve">and worldviews in Africa after </w:t>
      </w:r>
      <w:proofErr w:type="spellStart"/>
      <w:r w:rsidR="003F79AC">
        <w:rPr>
          <w:rFonts w:ascii="ChaparralPro-Light" w:hAnsi="ChaparralPro-Light" w:cs="ChaparralPro-Light"/>
          <w:sz w:val="20"/>
          <w:szCs w:val="20"/>
          <w:lang w:val="en-US"/>
        </w:rPr>
        <w:t>i</w:t>
      </w:r>
      <w:r>
        <w:rPr>
          <w:rFonts w:ascii="ChaparralPro-Light" w:hAnsi="ChaparralPro-Light" w:cs="ChaparralPro-Light"/>
          <w:sz w:val="20"/>
          <w:szCs w:val="20"/>
        </w:rPr>
        <w:t>ndependence</w:t>
      </w:r>
      <w:proofErr w:type="spellEnd"/>
      <w:r>
        <w:rPr>
          <w:rFonts w:ascii="ChaparralPro-Light" w:hAnsi="ChaparralPro-Light" w:cs="ChaparralPro-Light"/>
          <w:sz w:val="20"/>
          <w:szCs w:val="20"/>
        </w:rPr>
        <w:t xml:space="preserve"> in the 1960s.</w:t>
      </w:r>
    </w:p>
    <w:p w14:paraId="6A47CA7F" w14:textId="77777777" w:rsidR="003F79AC" w:rsidRDefault="003F79AC" w:rsidP="00252D9B">
      <w:pPr>
        <w:autoSpaceDE w:val="0"/>
        <w:autoSpaceDN w:val="0"/>
        <w:adjustRightInd w:val="0"/>
        <w:rPr>
          <w:rFonts w:ascii="ChaparralPro-Light" w:hAnsi="ChaparralPro-Light" w:cs="ChaparralPro-Light"/>
          <w:sz w:val="20"/>
          <w:szCs w:val="20"/>
        </w:rPr>
      </w:pPr>
    </w:p>
    <w:p w14:paraId="64A97CB9" w14:textId="2B74D769" w:rsidR="00252D9B" w:rsidRDefault="00252D9B" w:rsidP="00252D9B">
      <w:pPr>
        <w:autoSpaceDE w:val="0"/>
        <w:autoSpaceDN w:val="0"/>
        <w:adjustRightInd w:val="0"/>
        <w:rPr>
          <w:rFonts w:ascii="ChaparralPro-Bold" w:hAnsi="ChaparralPro-Bold" w:cs="ChaparralPro-Bold"/>
          <w:b/>
          <w:bCs/>
          <w:sz w:val="20"/>
          <w:szCs w:val="20"/>
        </w:rPr>
      </w:pPr>
      <w:r>
        <w:rPr>
          <w:rFonts w:ascii="ChaparralPro-Bold" w:hAnsi="ChaparralPro-Bold" w:cs="ChaparralPro-Bold"/>
          <w:b/>
          <w:bCs/>
          <w:sz w:val="20"/>
          <w:szCs w:val="20"/>
        </w:rPr>
        <w:t>How did his formative years prepare him for his life</w:t>
      </w:r>
      <w:r w:rsidR="003F79AC">
        <w:rPr>
          <w:rFonts w:ascii="ChaparralPro-Bold" w:hAnsi="ChaparralPro-Bold" w:cs="ChaparralPro-Bold"/>
          <w:b/>
          <w:bCs/>
          <w:sz w:val="20"/>
          <w:szCs w:val="20"/>
          <w:lang w:val="en-US"/>
        </w:rPr>
        <w:t xml:space="preserve"> </w:t>
      </w:r>
      <w:r>
        <w:rPr>
          <w:rFonts w:ascii="ChaparralPro-Bold" w:hAnsi="ChaparralPro-Bold" w:cs="ChaparralPro-Bold"/>
          <w:b/>
          <w:bCs/>
          <w:sz w:val="20"/>
          <w:szCs w:val="20"/>
        </w:rPr>
        <w:t>calling?</w:t>
      </w:r>
    </w:p>
    <w:p w14:paraId="1127A2C7" w14:textId="7F0D2827" w:rsidR="004A37C4" w:rsidRDefault="00252D9B" w:rsidP="00252D9B">
      <w:pPr>
        <w:autoSpaceDE w:val="0"/>
        <w:autoSpaceDN w:val="0"/>
        <w:adjustRightInd w:val="0"/>
        <w:rPr>
          <w:rFonts w:ascii="ChaparralPro-Light" w:hAnsi="ChaparralPro-Light" w:cs="ChaparralPro-Light"/>
          <w:sz w:val="20"/>
          <w:szCs w:val="20"/>
          <w:lang w:val="en-US"/>
        </w:rPr>
      </w:pPr>
      <w:proofErr w:type="spellStart"/>
      <w:r>
        <w:rPr>
          <w:rFonts w:ascii="ChaparralPro-Light" w:hAnsi="ChaparralPro-Light" w:cs="ChaparralPro-Light"/>
          <w:sz w:val="20"/>
          <w:szCs w:val="20"/>
        </w:rPr>
        <w:t>Panya</w:t>
      </w:r>
      <w:proofErr w:type="spellEnd"/>
      <w:r>
        <w:rPr>
          <w:rFonts w:ascii="ChaparralPro-Light" w:hAnsi="ChaparralPro-Light" w:cs="ChaparralPro-Light"/>
          <w:sz w:val="20"/>
          <w:szCs w:val="20"/>
        </w:rPr>
        <w:t xml:space="preserve"> Baba c</w:t>
      </w:r>
      <w:r w:rsidR="00400BBE">
        <w:rPr>
          <w:rFonts w:ascii="ChaparralPro-Light" w:hAnsi="ChaparralPro-Light" w:cs="ChaparralPro-Light"/>
          <w:sz w:val="20"/>
          <w:szCs w:val="20"/>
        </w:rPr>
        <w:t>ame</w:t>
      </w:r>
      <w:r>
        <w:rPr>
          <w:rFonts w:ascii="ChaparralPro-Light" w:hAnsi="ChaparralPro-Light" w:cs="ChaparralPro-Light"/>
          <w:sz w:val="20"/>
          <w:szCs w:val="20"/>
        </w:rPr>
        <w:t xml:space="preserve"> from a </w:t>
      </w:r>
      <w:proofErr w:type="spellStart"/>
      <w:r>
        <w:rPr>
          <w:rFonts w:ascii="ChaparralPro-Light" w:hAnsi="ChaparralPro-Light" w:cs="ChaparralPro-Light"/>
          <w:sz w:val="20"/>
          <w:szCs w:val="20"/>
        </w:rPr>
        <w:t>Gbagyi</w:t>
      </w:r>
      <w:proofErr w:type="spellEnd"/>
      <w:r>
        <w:rPr>
          <w:rFonts w:ascii="ChaparralPro-Light" w:hAnsi="ChaparralPro-Light" w:cs="ChaparralPro-Light"/>
          <w:sz w:val="20"/>
          <w:szCs w:val="20"/>
        </w:rPr>
        <w:t xml:space="preserve"> royal family, so learned the</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art of leadership at a tender age. This developed his qualities</w:t>
      </w:r>
      <w:r w:rsidR="003F79AC">
        <w:rPr>
          <w:rFonts w:ascii="ChaparralPro-Light" w:hAnsi="ChaparralPro-Light" w:cs="ChaparralPro-Light"/>
          <w:sz w:val="20"/>
          <w:szCs w:val="20"/>
          <w:lang w:val="en-US"/>
        </w:rPr>
        <w:t xml:space="preserve"> </w:t>
      </w:r>
      <w:r>
        <w:rPr>
          <w:rFonts w:ascii="ChaparralPro-Light" w:hAnsi="ChaparralPro-Light" w:cs="ChaparralPro-Light"/>
          <w:sz w:val="20"/>
          <w:szCs w:val="20"/>
        </w:rPr>
        <w:t>as a mobiliser, counsellor, visionary and encourager.</w:t>
      </w:r>
      <w:r w:rsidR="004A37C4">
        <w:rPr>
          <w:rFonts w:ascii="ChaparralPro-Light" w:hAnsi="ChaparralPro-Light" w:cs="ChaparralPro-Light"/>
          <w:sz w:val="20"/>
          <w:szCs w:val="20"/>
          <w:lang w:val="en-US"/>
        </w:rPr>
        <w:t xml:space="preserve"> </w:t>
      </w:r>
    </w:p>
    <w:p w14:paraId="64ADBC3C" w14:textId="77777777" w:rsidR="004A37C4" w:rsidRDefault="004A37C4" w:rsidP="00252D9B">
      <w:pPr>
        <w:autoSpaceDE w:val="0"/>
        <w:autoSpaceDN w:val="0"/>
        <w:adjustRightInd w:val="0"/>
        <w:rPr>
          <w:rFonts w:ascii="ChaparralPro-Light" w:hAnsi="ChaparralPro-Light" w:cs="ChaparralPro-Light"/>
          <w:sz w:val="20"/>
          <w:szCs w:val="20"/>
          <w:lang w:val="en-US"/>
        </w:rPr>
      </w:pPr>
    </w:p>
    <w:p w14:paraId="5FD06929" w14:textId="781B262E"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lastRenderedPageBreak/>
        <w:t>He was greatly influenced by SIM missionaries early in his</w:t>
      </w:r>
      <w:r w:rsidR="004A37C4">
        <w:rPr>
          <w:rFonts w:ascii="ChaparralPro-Light" w:hAnsi="ChaparralPro-Light" w:cs="ChaparralPro-Light"/>
          <w:sz w:val="20"/>
          <w:szCs w:val="20"/>
          <w:lang w:val="en-US"/>
        </w:rPr>
        <w:t xml:space="preserve"> </w:t>
      </w:r>
      <w:r>
        <w:rPr>
          <w:rFonts w:ascii="ChaparralPro-Light" w:hAnsi="ChaparralPro-Light" w:cs="ChaparralPro-Light"/>
          <w:sz w:val="20"/>
          <w:szCs w:val="20"/>
        </w:rPr>
        <w:t>Christian life. Institutions such as Karu Bible Training School,</w:t>
      </w:r>
      <w:r w:rsidR="004A37C4">
        <w:rPr>
          <w:rFonts w:ascii="ChaparralPro-Light" w:hAnsi="ChaparralPro-Light" w:cs="ChaparralPro-Light"/>
          <w:sz w:val="20"/>
          <w:szCs w:val="20"/>
          <w:lang w:val="en-US"/>
        </w:rPr>
        <w:t xml:space="preserve"> </w:t>
      </w:r>
      <w:r>
        <w:rPr>
          <w:rFonts w:ascii="ChaparralPro-Light" w:hAnsi="ChaparralPro-Light" w:cs="ChaparralPro-Light"/>
          <w:sz w:val="20"/>
          <w:szCs w:val="20"/>
        </w:rPr>
        <w:t>Kagoro Bible College, All Nations College in England and</w:t>
      </w:r>
      <w:r w:rsidR="004A37C4">
        <w:rPr>
          <w:rFonts w:ascii="ChaparralPro-Light" w:hAnsi="ChaparralPro-Light" w:cs="ChaparralPro-Light"/>
          <w:sz w:val="20"/>
          <w:szCs w:val="20"/>
          <w:lang w:val="en-US"/>
        </w:rPr>
        <w:t xml:space="preserve"> </w:t>
      </w:r>
      <w:r>
        <w:rPr>
          <w:rFonts w:ascii="ChaparralPro-Light" w:hAnsi="ChaparralPro-Light" w:cs="ChaparralPro-Light"/>
          <w:sz w:val="20"/>
          <w:szCs w:val="20"/>
        </w:rPr>
        <w:t>Fuller Theological Seminary were instrumental.</w:t>
      </w:r>
    </w:p>
    <w:p w14:paraId="4494B17D" w14:textId="77777777" w:rsidR="004A37C4" w:rsidRDefault="004A37C4" w:rsidP="00252D9B">
      <w:pPr>
        <w:autoSpaceDE w:val="0"/>
        <w:autoSpaceDN w:val="0"/>
        <w:adjustRightInd w:val="0"/>
        <w:rPr>
          <w:rFonts w:ascii="ChaparralPro-Light" w:hAnsi="ChaparralPro-Light" w:cs="ChaparralPro-Light"/>
          <w:sz w:val="20"/>
          <w:szCs w:val="20"/>
        </w:rPr>
      </w:pPr>
    </w:p>
    <w:p w14:paraId="334F24EF" w14:textId="3A2F3B10"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He ha</w:t>
      </w:r>
      <w:r w:rsidR="004A37C4">
        <w:rPr>
          <w:rFonts w:ascii="ChaparralPro-Light" w:hAnsi="ChaparralPro-Light" w:cs="ChaparralPro-Light"/>
          <w:sz w:val="20"/>
          <w:szCs w:val="20"/>
          <w:lang w:val="en-US"/>
        </w:rPr>
        <w:t>d</w:t>
      </w:r>
      <w:r>
        <w:rPr>
          <w:rFonts w:ascii="ChaparralPro-Light" w:hAnsi="ChaparralPro-Light" w:cs="ChaparralPro-Light"/>
          <w:sz w:val="20"/>
          <w:szCs w:val="20"/>
        </w:rPr>
        <w:t xml:space="preserve"> a high level of motivation, curiosity and doggedness,</w:t>
      </w:r>
      <w:r w:rsidR="004A37C4">
        <w:rPr>
          <w:rFonts w:ascii="ChaparralPro-Light" w:hAnsi="ChaparralPro-Light" w:cs="ChaparralPro-Light"/>
          <w:sz w:val="20"/>
          <w:szCs w:val="20"/>
          <w:lang w:val="en-US"/>
        </w:rPr>
        <w:t xml:space="preserve"> </w:t>
      </w:r>
      <w:r>
        <w:rPr>
          <w:rFonts w:ascii="ChaparralPro-Light" w:hAnsi="ChaparralPro-Light" w:cs="ChaparralPro-Light"/>
          <w:sz w:val="20"/>
          <w:szCs w:val="20"/>
        </w:rPr>
        <w:t>never giving up until the task is accomplished.</w:t>
      </w:r>
    </w:p>
    <w:p w14:paraId="40F9AB81" w14:textId="77777777" w:rsidR="004A37C4" w:rsidRDefault="004A37C4" w:rsidP="00252D9B">
      <w:pPr>
        <w:autoSpaceDE w:val="0"/>
        <w:autoSpaceDN w:val="0"/>
        <w:adjustRightInd w:val="0"/>
        <w:rPr>
          <w:rFonts w:ascii="ChaparralPro-Light" w:hAnsi="ChaparralPro-Light" w:cs="ChaparralPro-Light"/>
          <w:sz w:val="20"/>
          <w:szCs w:val="20"/>
        </w:rPr>
      </w:pPr>
    </w:p>
    <w:p w14:paraId="45DEA76A" w14:textId="5B6DC08A" w:rsidR="00252D9B" w:rsidRDefault="00252D9B" w:rsidP="00252D9B">
      <w:pPr>
        <w:autoSpaceDE w:val="0"/>
        <w:autoSpaceDN w:val="0"/>
        <w:adjustRightInd w:val="0"/>
        <w:rPr>
          <w:rFonts w:ascii="ChaparralPro-Bold" w:hAnsi="ChaparralPro-Bold" w:cs="ChaparralPro-Bold"/>
          <w:b/>
          <w:bCs/>
          <w:sz w:val="20"/>
          <w:szCs w:val="20"/>
        </w:rPr>
      </w:pPr>
      <w:r>
        <w:rPr>
          <w:rFonts w:ascii="ChaparralPro-Bold" w:hAnsi="ChaparralPro-Bold" w:cs="ChaparralPro-Bold"/>
          <w:b/>
          <w:bCs/>
          <w:sz w:val="20"/>
          <w:szCs w:val="20"/>
        </w:rPr>
        <w:t>For the young adult reading AfriGO, what has Panya</w:t>
      </w:r>
      <w:r w:rsidR="004A37C4">
        <w:rPr>
          <w:rFonts w:ascii="ChaparralPro-Bold" w:hAnsi="ChaparralPro-Bold" w:cs="ChaparralPro-Bold"/>
          <w:b/>
          <w:bCs/>
          <w:sz w:val="20"/>
          <w:szCs w:val="20"/>
          <w:lang w:val="en-US"/>
        </w:rPr>
        <w:t xml:space="preserve"> </w:t>
      </w:r>
      <w:r>
        <w:rPr>
          <w:rFonts w:ascii="ChaparralPro-Bold" w:hAnsi="ChaparralPro-Bold" w:cs="ChaparralPro-Bold"/>
          <w:b/>
          <w:bCs/>
          <w:sz w:val="20"/>
          <w:szCs w:val="20"/>
        </w:rPr>
        <w:t>Baba modelled that they must emulate?</w:t>
      </w:r>
    </w:p>
    <w:p w14:paraId="605CE24A" w14:textId="0E587D65"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Faith, commitment, loyalty, humaneness, simplicity, and</w:t>
      </w:r>
      <w:r w:rsidR="004A37C4">
        <w:rPr>
          <w:rFonts w:ascii="ChaparralPro-Light" w:hAnsi="ChaparralPro-Light" w:cs="ChaparralPro-Light"/>
          <w:sz w:val="20"/>
          <w:szCs w:val="20"/>
          <w:lang w:val="en-US"/>
        </w:rPr>
        <w:t xml:space="preserve"> </w:t>
      </w:r>
      <w:r>
        <w:rPr>
          <w:rFonts w:ascii="ChaparralPro-Light" w:hAnsi="ChaparralPro-Light" w:cs="ChaparralPro-Light"/>
          <w:sz w:val="20"/>
          <w:szCs w:val="20"/>
        </w:rPr>
        <w:t>humility. His life teaches us all to be eager to learn. He ha</w:t>
      </w:r>
      <w:r w:rsidR="00400BBE">
        <w:rPr>
          <w:rFonts w:ascii="ChaparralPro-Light" w:hAnsi="ChaparralPro-Light" w:cs="ChaparralPro-Light"/>
          <w:sz w:val="20"/>
          <w:szCs w:val="20"/>
        </w:rPr>
        <w:t>d</w:t>
      </w:r>
      <w:r w:rsidR="004A37C4">
        <w:rPr>
          <w:rFonts w:ascii="ChaparralPro-Light" w:hAnsi="ChaparralPro-Light" w:cs="ChaparralPro-Light"/>
          <w:sz w:val="20"/>
          <w:szCs w:val="20"/>
          <w:lang w:val="en-US"/>
        </w:rPr>
        <w:t xml:space="preserve"> </w:t>
      </w:r>
      <w:r>
        <w:rPr>
          <w:rFonts w:ascii="ChaparralPro-Light" w:hAnsi="ChaparralPro-Light" w:cs="ChaparralPro-Light"/>
          <w:sz w:val="20"/>
          <w:szCs w:val="20"/>
        </w:rPr>
        <w:t xml:space="preserve">a strong, </w:t>
      </w:r>
      <w:proofErr w:type="gramStart"/>
      <w:r>
        <w:rPr>
          <w:rFonts w:ascii="ChaparralPro-Light" w:hAnsi="ChaparralPro-Light" w:cs="ChaparralPro-Light"/>
          <w:sz w:val="20"/>
          <w:szCs w:val="20"/>
        </w:rPr>
        <w:t>consuming</w:t>
      </w:r>
      <w:proofErr w:type="gramEnd"/>
      <w:r>
        <w:rPr>
          <w:rFonts w:ascii="ChaparralPro-Light" w:hAnsi="ChaparralPro-Light" w:cs="ChaparralPro-Light"/>
          <w:sz w:val="20"/>
          <w:szCs w:val="20"/>
        </w:rPr>
        <w:t xml:space="preserve"> and unwavering passion and love for</w:t>
      </w:r>
      <w:r w:rsidR="004A37C4">
        <w:rPr>
          <w:rFonts w:ascii="ChaparralPro-Light" w:hAnsi="ChaparralPro-Light" w:cs="ChaparralPro-Light"/>
          <w:sz w:val="20"/>
          <w:szCs w:val="20"/>
          <w:lang w:val="en-US"/>
        </w:rPr>
        <w:t xml:space="preserve"> </w:t>
      </w:r>
      <w:r>
        <w:rPr>
          <w:rFonts w:ascii="ChaparralPro-Light" w:hAnsi="ChaparralPro-Light" w:cs="ChaparralPro-Light"/>
          <w:sz w:val="20"/>
          <w:szCs w:val="20"/>
        </w:rPr>
        <w:t>Christ, his Kingdom, missions and evangelism.</w:t>
      </w:r>
    </w:p>
    <w:p w14:paraId="69EA52FD" w14:textId="77777777" w:rsidR="004A37C4" w:rsidRDefault="004A37C4" w:rsidP="00252D9B">
      <w:pPr>
        <w:autoSpaceDE w:val="0"/>
        <w:autoSpaceDN w:val="0"/>
        <w:adjustRightInd w:val="0"/>
        <w:rPr>
          <w:rFonts w:ascii="ChaparralPro-Light" w:hAnsi="ChaparralPro-Light" w:cs="ChaparralPro-Light"/>
          <w:sz w:val="20"/>
          <w:szCs w:val="20"/>
        </w:rPr>
      </w:pPr>
    </w:p>
    <w:p w14:paraId="66622C96" w14:textId="77777777"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For further reading, visit www.nemanigeriamissions.org</w:t>
      </w:r>
    </w:p>
    <w:p w14:paraId="6AE16FEC" w14:textId="77777777" w:rsidR="00FE2F80" w:rsidRDefault="00FE2F80" w:rsidP="00252D9B">
      <w:pPr>
        <w:autoSpaceDE w:val="0"/>
        <w:autoSpaceDN w:val="0"/>
        <w:adjustRightInd w:val="0"/>
        <w:rPr>
          <w:rFonts w:ascii="ChaparralPro-Light" w:hAnsi="ChaparralPro-Light" w:cs="ChaparralPro-Light"/>
          <w:sz w:val="20"/>
          <w:szCs w:val="20"/>
        </w:rPr>
      </w:pPr>
    </w:p>
    <w:p w14:paraId="43B094DD" w14:textId="6C2537FA"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Professor Yusufu Turaki served as Provost of the Jos Evangelical</w:t>
      </w:r>
    </w:p>
    <w:p w14:paraId="684BC184" w14:textId="77777777"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Seminary (JETS), and previously served as ECWA</w:t>
      </w:r>
    </w:p>
    <w:p w14:paraId="3D4BDFFC" w14:textId="77777777" w:rsidR="00252D9B" w:rsidRDefault="00252D9B" w:rsidP="00252D9B">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rPr>
        <w:t>Education Director, and ECWA General Secretary when</w:t>
      </w:r>
    </w:p>
    <w:p w14:paraId="2E4770F7" w14:textId="22DCAA21" w:rsidR="00F43877" w:rsidRPr="00832AC2" w:rsidRDefault="00252D9B" w:rsidP="00252D9B">
      <w:pPr>
        <w:spacing w:line="22" w:lineRule="atLeast"/>
        <w:rPr>
          <w:rFonts w:ascii="Times New Roman" w:hAnsi="Times New Roman" w:cs="Times New Roman"/>
          <w:sz w:val="21"/>
          <w:szCs w:val="21"/>
        </w:rPr>
      </w:pPr>
      <w:r>
        <w:rPr>
          <w:rFonts w:ascii="ChaparralPro-Light" w:hAnsi="ChaparralPro-Light" w:cs="ChaparralPro-Light"/>
          <w:sz w:val="20"/>
          <w:szCs w:val="20"/>
        </w:rPr>
        <w:t>Panya Baba was ECWA EMS Director and ECWA President.</w:t>
      </w:r>
    </w:p>
    <w:p w14:paraId="2EB21C44" w14:textId="01F337F8" w:rsidR="00CE5978" w:rsidRPr="00832AC2" w:rsidRDefault="00CE5978" w:rsidP="00971D71">
      <w:pPr>
        <w:spacing w:line="22" w:lineRule="atLeast"/>
        <w:rPr>
          <w:rFonts w:ascii="Times New Roman" w:hAnsi="Times New Roman" w:cs="Times New Roman"/>
          <w:sz w:val="21"/>
          <w:szCs w:val="21"/>
        </w:rPr>
      </w:pPr>
    </w:p>
    <w:p w14:paraId="04FDDAF0" w14:textId="77777777" w:rsidR="00CE5978" w:rsidRPr="00B5009E" w:rsidRDefault="00CE5978" w:rsidP="00971D71">
      <w:pPr>
        <w:spacing w:line="22" w:lineRule="atLeast"/>
        <w:jc w:val="center"/>
        <w:rPr>
          <w:rFonts w:ascii="Times New Roman" w:hAnsi="Times New Roman" w:cs="Times New Roman"/>
          <w:b/>
        </w:rPr>
      </w:pPr>
      <w:r w:rsidRPr="00B5009E">
        <w:rPr>
          <w:rFonts w:ascii="Times New Roman" w:hAnsi="Times New Roman" w:cs="Times New Roman"/>
          <w:b/>
        </w:rPr>
        <w:t>*</w:t>
      </w:r>
      <w:r w:rsidRPr="00B5009E">
        <w:rPr>
          <w:rFonts w:ascii="Times New Roman" w:hAnsi="Times New Roman" w:cs="Times New Roman"/>
          <w:b/>
        </w:rPr>
        <w:tab/>
      </w:r>
      <w:r w:rsidRPr="00B5009E">
        <w:rPr>
          <w:rFonts w:ascii="Times New Roman" w:hAnsi="Times New Roman" w:cs="Times New Roman"/>
          <w:b/>
        </w:rPr>
        <w:tab/>
        <w:t>*</w:t>
      </w:r>
      <w:r w:rsidRPr="00B5009E">
        <w:rPr>
          <w:rFonts w:ascii="Times New Roman" w:hAnsi="Times New Roman" w:cs="Times New Roman"/>
          <w:b/>
        </w:rPr>
        <w:tab/>
      </w:r>
      <w:r w:rsidRPr="00B5009E">
        <w:rPr>
          <w:rFonts w:ascii="Times New Roman" w:hAnsi="Times New Roman" w:cs="Times New Roman"/>
          <w:b/>
        </w:rPr>
        <w:tab/>
        <w:t>*</w:t>
      </w:r>
    </w:p>
    <w:p w14:paraId="6AB6E1B5" w14:textId="7EB84590" w:rsidR="00CE5978" w:rsidRPr="00B5009E" w:rsidRDefault="00CE5978" w:rsidP="00971D71">
      <w:pPr>
        <w:spacing w:line="22" w:lineRule="atLeast"/>
        <w:rPr>
          <w:rFonts w:ascii="Times New Roman" w:hAnsi="Times New Roman" w:cs="Times New Roman"/>
        </w:rPr>
      </w:pPr>
    </w:p>
    <w:p w14:paraId="0E857730" w14:textId="77777777" w:rsidR="00CE1389" w:rsidRPr="00CE1389" w:rsidRDefault="00CE1389" w:rsidP="00CE1389">
      <w:pPr>
        <w:autoSpaceDE w:val="0"/>
        <w:autoSpaceDN w:val="0"/>
        <w:adjustRightInd w:val="0"/>
        <w:rPr>
          <w:rFonts w:asciiTheme="minorHAnsi" w:hAnsiTheme="minorHAnsi" w:cstheme="minorHAnsi"/>
          <w:color w:val="BB0000"/>
          <w:sz w:val="32"/>
          <w:szCs w:val="32"/>
          <w:lang w:val="en-US"/>
        </w:rPr>
      </w:pPr>
      <w:r w:rsidRPr="00CE1389">
        <w:rPr>
          <w:rFonts w:asciiTheme="minorHAnsi" w:hAnsiTheme="minorHAnsi" w:cstheme="minorHAnsi"/>
          <w:color w:val="BB0000"/>
          <w:sz w:val="32"/>
          <w:szCs w:val="32"/>
        </w:rPr>
        <w:t>ETHIOPIAN MISSIONS</w:t>
      </w:r>
      <w:r>
        <w:rPr>
          <w:rFonts w:asciiTheme="minorHAnsi" w:hAnsiTheme="minorHAnsi" w:cstheme="minorHAnsi"/>
          <w:color w:val="BB0000"/>
          <w:sz w:val="32"/>
          <w:szCs w:val="32"/>
          <w:lang w:val="en-US"/>
        </w:rPr>
        <w:t>:</w:t>
      </w:r>
    </w:p>
    <w:p w14:paraId="313A2F93" w14:textId="77777777" w:rsidR="00CE1389" w:rsidRPr="00CE1389" w:rsidRDefault="00CE1389" w:rsidP="00CE1389">
      <w:pPr>
        <w:autoSpaceDE w:val="0"/>
        <w:autoSpaceDN w:val="0"/>
        <w:adjustRightInd w:val="0"/>
        <w:rPr>
          <w:rFonts w:asciiTheme="minorHAnsi" w:hAnsiTheme="minorHAnsi" w:cstheme="minorHAnsi"/>
          <w:color w:val="000000"/>
          <w:sz w:val="32"/>
          <w:szCs w:val="32"/>
        </w:rPr>
      </w:pPr>
      <w:r w:rsidRPr="00CE1389">
        <w:rPr>
          <w:rFonts w:asciiTheme="minorHAnsi" w:hAnsiTheme="minorHAnsi" w:cstheme="minorHAnsi"/>
          <w:color w:val="000000"/>
          <w:sz w:val="32"/>
          <w:szCs w:val="32"/>
        </w:rPr>
        <w:t>A HISTORY OF PRAYER AND SACRIFICE</w:t>
      </w:r>
    </w:p>
    <w:p w14:paraId="1A447848" w14:textId="77777777" w:rsidR="00CE1389" w:rsidRPr="00CE1389" w:rsidRDefault="00CE1389" w:rsidP="00F41DB6">
      <w:pPr>
        <w:rPr>
          <w:b/>
        </w:rPr>
      </w:pPr>
    </w:p>
    <w:p w14:paraId="01746D02" w14:textId="68A5D65F"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lang w:val="en-US"/>
        </w:rPr>
        <w:t>T</w:t>
      </w:r>
      <w:r>
        <w:rPr>
          <w:rFonts w:ascii="ChaparralPro-Light" w:hAnsi="ChaparralPro-Light" w:cs="ChaparralPro-Light"/>
          <w:color w:val="000000"/>
          <w:sz w:val="20"/>
          <w:szCs w:val="20"/>
        </w:rPr>
        <w:t>he Gospel first arrived in Ethiopia nearly 2,000</w:t>
      </w:r>
      <w:r>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years ago. The Holy Spirit sent Philip</w:t>
      </w:r>
      <w:r>
        <w:rPr>
          <w:rFonts w:ascii="ChaparralPro-Light" w:hAnsi="ChaparralPro-Light" w:cs="ChaparralPro-Light"/>
          <w:color w:val="000000"/>
          <w:sz w:val="20"/>
          <w:szCs w:val="20"/>
          <w:lang w:val="en-US"/>
        </w:rPr>
        <w:t xml:space="preserve"> </w:t>
      </w:r>
      <w:r>
        <w:rPr>
          <w:rFonts w:ascii="ChaparralPro-Regular" w:hAnsi="ChaparralPro-Regular" w:cs="ChaparralPro-Regular"/>
          <w:color w:val="000000"/>
          <w:sz w:val="20"/>
          <w:szCs w:val="20"/>
        </w:rPr>
        <w:t>i</w:t>
      </w:r>
      <w:r>
        <w:rPr>
          <w:rFonts w:ascii="ChaparralPro-Light" w:hAnsi="ChaparralPro-Light" w:cs="ChaparralPro-Light"/>
          <w:color w:val="000000"/>
          <w:sz w:val="20"/>
          <w:szCs w:val="20"/>
        </w:rPr>
        <w:t xml:space="preserve">nto the desert </w:t>
      </w:r>
      <w:r>
        <w:rPr>
          <w:rFonts w:ascii="ChaparralPro-Light" w:hAnsi="ChaparralPro-Light" w:cs="ChaparralPro-Light"/>
          <w:color w:val="000000"/>
          <w:sz w:val="20"/>
          <w:szCs w:val="20"/>
          <w:lang w:val="en-US"/>
        </w:rPr>
        <w:t>t</w:t>
      </w:r>
      <w:r>
        <w:rPr>
          <w:rFonts w:ascii="ChaparralPro-Light" w:hAnsi="ChaparralPro-Light" w:cs="ChaparralPro-Light"/>
          <w:color w:val="000000"/>
          <w:sz w:val="20"/>
          <w:szCs w:val="20"/>
        </w:rPr>
        <w:t xml:space="preserve">o </w:t>
      </w:r>
      <w:r>
        <w:rPr>
          <w:rFonts w:ascii="ChaparralPro-Regular" w:hAnsi="ChaparralPro-Regular" w:cs="ChaparralPro-Regular"/>
          <w:color w:val="000000"/>
          <w:sz w:val="20"/>
          <w:szCs w:val="20"/>
        </w:rPr>
        <w:t xml:space="preserve">explain </w:t>
      </w:r>
      <w:r>
        <w:rPr>
          <w:rFonts w:ascii="ChaparralPro-Light" w:hAnsi="ChaparralPro-Light" w:cs="ChaparralPro-Light"/>
          <w:color w:val="000000"/>
          <w:sz w:val="20"/>
          <w:szCs w:val="20"/>
        </w:rPr>
        <w:t>the scriptures to a</w:t>
      </w:r>
      <w:r>
        <w:rPr>
          <w:rFonts w:ascii="ChaparralPro-Regular" w:hAnsi="ChaparralPro-Regular" w:cs="ChaparralPro-Regular"/>
          <w:color w:val="000000"/>
          <w:sz w:val="20"/>
          <w:szCs w:val="20"/>
        </w:rPr>
        <w:t>n</w:t>
      </w:r>
      <w:r>
        <w:rPr>
          <w:rFonts w:ascii="ChaparralPro-Regular" w:hAnsi="ChaparralPro-Regular" w:cs="ChaparralPro-Regular"/>
          <w:color w:val="000000"/>
          <w:sz w:val="20"/>
          <w:szCs w:val="20"/>
          <w:lang w:val="en-US"/>
        </w:rPr>
        <w:t xml:space="preserve"> </w:t>
      </w:r>
      <w:r>
        <w:rPr>
          <w:rFonts w:ascii="ChaparralPro-Regular" w:hAnsi="ChaparralPro-Regular" w:cs="ChaparralPro-Regular"/>
          <w:color w:val="000000"/>
          <w:sz w:val="20"/>
          <w:szCs w:val="20"/>
        </w:rPr>
        <w:t xml:space="preserve">Ethiopian </w:t>
      </w:r>
      <w:r>
        <w:rPr>
          <w:rFonts w:ascii="ChaparralPro-Light" w:hAnsi="ChaparralPro-Light" w:cs="ChaparralPro-Light"/>
          <w:color w:val="000000"/>
          <w:sz w:val="20"/>
          <w:szCs w:val="20"/>
        </w:rPr>
        <w:t>official in the court of Queen Candace</w:t>
      </w:r>
      <w:r>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 xml:space="preserve">(Acts 8). Today, the Holy Spirit is </w:t>
      </w:r>
      <w:r>
        <w:rPr>
          <w:rFonts w:ascii="ChaparralPro-Regular" w:hAnsi="ChaparralPro-Regular" w:cs="ChaparralPro-Regular"/>
          <w:color w:val="000000"/>
          <w:sz w:val="20"/>
          <w:szCs w:val="20"/>
        </w:rPr>
        <w:t>sending</w:t>
      </w:r>
      <w:r>
        <w:rPr>
          <w:rFonts w:ascii="ChaparralPro-Regular" w:hAnsi="ChaparralPro-Regular" w:cs="ChaparralPro-Regular"/>
          <w:color w:val="000000"/>
          <w:sz w:val="20"/>
          <w:szCs w:val="20"/>
          <w:lang w:val="en-US"/>
        </w:rPr>
        <w:t xml:space="preserve"> </w:t>
      </w:r>
      <w:r>
        <w:rPr>
          <w:rFonts w:ascii="ChaparralPro-Light" w:hAnsi="ChaparralPro-Light" w:cs="ChaparralPro-Light"/>
          <w:color w:val="000000"/>
          <w:sz w:val="20"/>
          <w:szCs w:val="20"/>
        </w:rPr>
        <w:t>Ethiopians into the desert to open the Scriptures to others.</w:t>
      </w:r>
    </w:p>
    <w:p w14:paraId="3D1DF6F8" w14:textId="77777777" w:rsidR="00CE1389" w:rsidRDefault="00CE1389" w:rsidP="00CE1389">
      <w:pPr>
        <w:autoSpaceDE w:val="0"/>
        <w:autoSpaceDN w:val="0"/>
        <w:adjustRightInd w:val="0"/>
        <w:rPr>
          <w:rFonts w:ascii="ChaparralPro-Light" w:hAnsi="ChaparralPro-Light" w:cs="ChaparralPro-Light"/>
          <w:color w:val="000000"/>
          <w:sz w:val="20"/>
          <w:szCs w:val="20"/>
        </w:rPr>
      </w:pPr>
    </w:p>
    <w:p w14:paraId="6664C61F" w14:textId="2EC2D50F" w:rsidR="00CE1389" w:rsidRDefault="00CE1389" w:rsidP="00CE1389">
      <w:pPr>
        <w:autoSpaceDE w:val="0"/>
        <w:autoSpaceDN w:val="0"/>
        <w:adjustRightInd w:val="0"/>
        <w:rPr>
          <w:rFonts w:ascii="ChaparralPro-Regular" w:hAnsi="ChaparralPro-Regular" w:cs="ChaparralPro-Regular"/>
          <w:color w:val="000000"/>
          <w:sz w:val="20"/>
          <w:szCs w:val="20"/>
        </w:rPr>
      </w:pPr>
      <w:r>
        <w:rPr>
          <w:rFonts w:ascii="ChaparralPro-Light" w:hAnsi="ChaparralPro-Light" w:cs="ChaparralPro-Light"/>
          <w:color w:val="000000"/>
          <w:sz w:val="20"/>
          <w:szCs w:val="20"/>
        </w:rPr>
        <w:t>An emerging focus among some mission leaders in Ethiopia</w:t>
      </w:r>
      <w:r>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is the nomadic Fulani people of West Africa, who live on</w:t>
      </w:r>
      <w:r>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the rim of the Sahara Desert. Their population, estimated</w:t>
      </w:r>
      <w:r>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 xml:space="preserve">at 40 million in 20 countries, is largely Muslim, and </w:t>
      </w:r>
      <w:r>
        <w:rPr>
          <w:rFonts w:ascii="ChaparralPro-Regular" w:hAnsi="ChaparralPro-Regular" w:cs="ChaparralPro-Regular"/>
          <w:color w:val="000000"/>
          <w:sz w:val="20"/>
          <w:szCs w:val="20"/>
        </w:rPr>
        <w:t>many</w:t>
      </w:r>
      <w:r>
        <w:rPr>
          <w:rFonts w:ascii="ChaparralPro-Regular" w:hAnsi="ChaparralPro-Regular" w:cs="ChaparralPro-Regular"/>
          <w:color w:val="000000"/>
          <w:sz w:val="20"/>
          <w:szCs w:val="20"/>
          <w:lang w:val="en-US"/>
        </w:rPr>
        <w:t xml:space="preserve"> </w:t>
      </w:r>
      <w:r>
        <w:rPr>
          <w:rFonts w:ascii="ChaparralPro-Regular" w:hAnsi="ChaparralPro-Regular" w:cs="ChaparralPro-Regular"/>
          <w:color w:val="000000"/>
          <w:sz w:val="20"/>
          <w:szCs w:val="20"/>
        </w:rPr>
        <w:t>practice indigenous religion</w:t>
      </w:r>
      <w:r w:rsidR="00CE4A93">
        <w:rPr>
          <w:rFonts w:ascii="ChaparralPro-Regular" w:hAnsi="ChaparralPro-Regular" w:cs="ChaparralPro-Regular"/>
          <w:color w:val="000000"/>
          <w:sz w:val="20"/>
          <w:szCs w:val="20"/>
        </w:rPr>
        <w:t xml:space="preserve"> too</w:t>
      </w:r>
      <w:r>
        <w:rPr>
          <w:rFonts w:ascii="ChaparralPro-Light" w:hAnsi="ChaparralPro-Light" w:cs="ChaparralPro-Light"/>
          <w:color w:val="000000"/>
          <w:sz w:val="20"/>
          <w:szCs w:val="20"/>
        </w:rPr>
        <w:t xml:space="preserve">. </w:t>
      </w:r>
      <w:r w:rsidR="00CE4A93">
        <w:rPr>
          <w:rFonts w:ascii="ChaparralPro-Light" w:hAnsi="ChaparralPro-Light" w:cs="ChaparralPro-Light"/>
          <w:color w:val="000000"/>
          <w:sz w:val="20"/>
          <w:szCs w:val="20"/>
        </w:rPr>
        <w:t xml:space="preserve"> Side-by-side, t</w:t>
      </w:r>
      <w:r>
        <w:rPr>
          <w:rFonts w:ascii="ChaparralPro-Light" w:hAnsi="ChaparralPro-Light" w:cs="ChaparralPro-Light"/>
          <w:color w:val="000000"/>
          <w:sz w:val="20"/>
          <w:szCs w:val="20"/>
        </w:rPr>
        <w:t>he Fulani and Ethiopians</w:t>
      </w:r>
      <w:r>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look like siblings, and legend says the Fulani originated from</w:t>
      </w:r>
      <w:r>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Ethiopia. In one</w:t>
      </w:r>
      <w:r w:rsidR="00CE4A93">
        <w:rPr>
          <w:rFonts w:ascii="ChaparralPro-Light" w:hAnsi="ChaparralPro-Light" w:cs="ChaparralPro-Light"/>
          <w:color w:val="000000"/>
          <w:sz w:val="20"/>
          <w:szCs w:val="20"/>
        </w:rPr>
        <w:t xml:space="preserve"> of the</w:t>
      </w:r>
      <w:r>
        <w:rPr>
          <w:rFonts w:ascii="ChaparralPro-Light" w:hAnsi="ChaparralPro-Light" w:cs="ChaparralPro-Light"/>
          <w:color w:val="000000"/>
          <w:sz w:val="20"/>
          <w:szCs w:val="20"/>
        </w:rPr>
        <w:t xml:space="preserve"> Hadith, Muhammed forbade his followers</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 xml:space="preserve">from harming Ethiopians, making them natural friends </w:t>
      </w:r>
      <w:r>
        <w:rPr>
          <w:rFonts w:ascii="ChaparralPro-Regular" w:hAnsi="ChaparralPro-Regular" w:cs="ChaparralPro-Regular"/>
          <w:color w:val="000000"/>
          <w:sz w:val="20"/>
          <w:szCs w:val="20"/>
        </w:rPr>
        <w:t>now.</w:t>
      </w:r>
    </w:p>
    <w:p w14:paraId="43E93488" w14:textId="77777777" w:rsidR="00416EBC" w:rsidRDefault="00416EBC" w:rsidP="00CE1389">
      <w:pPr>
        <w:autoSpaceDE w:val="0"/>
        <w:autoSpaceDN w:val="0"/>
        <w:adjustRightInd w:val="0"/>
        <w:rPr>
          <w:rFonts w:ascii="ChaparralPro-Regular" w:hAnsi="ChaparralPro-Regular" w:cs="ChaparralPro-Regular"/>
          <w:color w:val="000000"/>
          <w:sz w:val="20"/>
          <w:szCs w:val="20"/>
        </w:rPr>
      </w:pPr>
    </w:p>
    <w:p w14:paraId="6AD51B67" w14:textId="615B075A"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The East Africa Office (EAO), led by Worku Hailemariam,</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hosted a two-day conference in Addis Ababa in June</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2019, drawing attendees from various churches and</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denominations. Among the attendees was Tambaya Ibrahim, a</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Fulani church leader from Niger. He directs a Fulani Bible</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school and serves on a scripture translation team. (Famines in</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1974 and 1984 sent people from his community in the desert</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south in search of food, where they encountered the gospel.)</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Tambaya and Rev. Gashaw, Ethiopian missionary to Mali,</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gave an altar call, and eight responded, committing</w:t>
      </w:r>
    </w:p>
    <w:p w14:paraId="0C892932" w14:textId="7C35F7C9"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themselves to help reach the Fulani.</w:t>
      </w:r>
    </w:p>
    <w:p w14:paraId="3D6FD008" w14:textId="77777777" w:rsidR="00416EBC" w:rsidRDefault="00416EBC" w:rsidP="00CE1389">
      <w:pPr>
        <w:autoSpaceDE w:val="0"/>
        <w:autoSpaceDN w:val="0"/>
        <w:adjustRightInd w:val="0"/>
        <w:rPr>
          <w:rFonts w:ascii="ChaparralPro-Light" w:hAnsi="ChaparralPro-Light" w:cs="ChaparralPro-Light"/>
          <w:color w:val="000000"/>
          <w:sz w:val="20"/>
          <w:szCs w:val="20"/>
        </w:rPr>
      </w:pPr>
    </w:p>
    <w:p w14:paraId="24B28F82" w14:textId="77777777" w:rsidR="00CE4A93" w:rsidRDefault="00CE1389" w:rsidP="00CE1389">
      <w:pPr>
        <w:autoSpaceDE w:val="0"/>
        <w:autoSpaceDN w:val="0"/>
        <w:adjustRightInd w:val="0"/>
        <w:rPr>
          <w:rFonts w:ascii="ChaparralPro-Light" w:hAnsi="ChaparralPro-Light" w:cs="ChaparralPro-Light"/>
          <w:color w:val="000000"/>
          <w:sz w:val="20"/>
          <w:szCs w:val="20"/>
          <w:lang w:val="en-US"/>
        </w:rPr>
      </w:pPr>
      <w:r>
        <w:rPr>
          <w:rFonts w:ascii="ChaparralPro-Light" w:hAnsi="ChaparralPro-Light" w:cs="ChaparralPro-Light"/>
          <w:color w:val="000000"/>
          <w:sz w:val="20"/>
          <w:szCs w:val="20"/>
        </w:rPr>
        <w:t>Ethiopian evangelicals have a long history of sending</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missionaries cross-culturally within Ethiopia. The two largest</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denominations are the Kale Heywet Church, founded nearly</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100 years ago, and the Mekane Yesus, which is even older.</w:t>
      </w:r>
      <w:r w:rsidR="00416EBC">
        <w:rPr>
          <w:rFonts w:ascii="ChaparralPro-Light" w:hAnsi="ChaparralPro-Light" w:cs="ChaparralPro-Light"/>
          <w:color w:val="000000"/>
          <w:sz w:val="20"/>
          <w:szCs w:val="20"/>
          <w:lang w:val="en-US"/>
        </w:rPr>
        <w:t xml:space="preserve"> </w:t>
      </w:r>
    </w:p>
    <w:p w14:paraId="13B0AE33" w14:textId="77777777" w:rsidR="00CE4A93" w:rsidRDefault="00CE4A93" w:rsidP="00CE1389">
      <w:pPr>
        <w:autoSpaceDE w:val="0"/>
        <w:autoSpaceDN w:val="0"/>
        <w:adjustRightInd w:val="0"/>
        <w:rPr>
          <w:rFonts w:ascii="ChaparralPro-Light" w:hAnsi="ChaparralPro-Light" w:cs="ChaparralPro-Light"/>
          <w:color w:val="000000"/>
          <w:sz w:val="20"/>
          <w:szCs w:val="20"/>
          <w:lang w:val="en-US"/>
        </w:rPr>
      </w:pPr>
    </w:p>
    <w:p w14:paraId="13C89D99" w14:textId="5F95BC02"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 xml:space="preserve">Together and by themselves, the Ethiopian Kale </w:t>
      </w:r>
      <w:proofErr w:type="spellStart"/>
      <w:r>
        <w:rPr>
          <w:rFonts w:ascii="ChaparralPro-Light" w:hAnsi="ChaparralPro-Light" w:cs="ChaparralPro-Light"/>
          <w:color w:val="000000"/>
          <w:sz w:val="20"/>
          <w:szCs w:val="20"/>
        </w:rPr>
        <w:t>Heywet</w:t>
      </w:r>
      <w:proofErr w:type="spellEnd"/>
      <w:r w:rsidR="00CE4A93">
        <w:rPr>
          <w:rFonts w:ascii="ChaparralPro-Light" w:hAnsi="ChaparralPro-Light" w:cs="ChaparralPro-Light"/>
          <w:color w:val="000000"/>
          <w:sz w:val="20"/>
          <w:szCs w:val="20"/>
        </w:rPr>
        <w:t xml:space="preserve"> </w:t>
      </w:r>
      <w:r>
        <w:rPr>
          <w:rFonts w:ascii="ChaparralPro-Light" w:hAnsi="ChaparralPro-Light" w:cs="ChaparralPro-Light"/>
          <w:color w:val="000000"/>
          <w:sz w:val="20"/>
          <w:szCs w:val="20"/>
        </w:rPr>
        <w:t>Church Global Mission, Evangelical Church Mekane Yesus</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mission agency, called International Mission Society, and theEAO have sent out over 60 missionaries outside Ethiopia,</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all supported by their home churches. The EAO is now also</w:t>
      </w:r>
      <w:r w:rsidR="00CE4A93">
        <w:rPr>
          <w:rFonts w:ascii="ChaparralPro-Light" w:hAnsi="ChaparralPro-Light" w:cs="ChaparralPro-Light"/>
          <w:color w:val="000000"/>
          <w:sz w:val="20"/>
          <w:szCs w:val="20"/>
        </w:rPr>
        <w:t xml:space="preserve"> </w:t>
      </w:r>
      <w:r>
        <w:rPr>
          <w:rFonts w:ascii="ChaparralPro-Light" w:hAnsi="ChaparralPro-Light" w:cs="ChaparralPro-Light"/>
          <w:color w:val="000000"/>
          <w:sz w:val="20"/>
          <w:szCs w:val="20"/>
        </w:rPr>
        <w:t xml:space="preserve">sending Kenyans, Eritreans, </w:t>
      </w:r>
      <w:proofErr w:type="gramStart"/>
      <w:r>
        <w:rPr>
          <w:rFonts w:ascii="ChaparralPro-Light" w:hAnsi="ChaparralPro-Light" w:cs="ChaparralPro-Light"/>
          <w:color w:val="000000"/>
          <w:sz w:val="20"/>
          <w:szCs w:val="20"/>
        </w:rPr>
        <w:t>Tanzanians</w:t>
      </w:r>
      <w:proofErr w:type="gramEnd"/>
      <w:r>
        <w:rPr>
          <w:rFonts w:ascii="ChaparralPro-Light" w:hAnsi="ChaparralPro-Light" w:cs="ChaparralPro-Light"/>
          <w:color w:val="000000"/>
          <w:sz w:val="20"/>
          <w:szCs w:val="20"/>
        </w:rPr>
        <w:t xml:space="preserve"> and Ugandans</w:t>
      </w:r>
      <w:r w:rsidR="00CE4A93">
        <w:rPr>
          <w:rFonts w:ascii="ChaparralPro-Light" w:hAnsi="ChaparralPro-Light" w:cs="ChaparralPro-Light"/>
          <w:color w:val="000000"/>
          <w:sz w:val="20"/>
          <w:szCs w:val="20"/>
        </w:rPr>
        <w:t xml:space="preserve"> </w:t>
      </w:r>
      <w:r>
        <w:rPr>
          <w:rFonts w:ascii="ChaparralPro-Light" w:hAnsi="ChaparralPro-Light" w:cs="ChaparralPro-Light"/>
          <w:color w:val="000000"/>
          <w:sz w:val="20"/>
          <w:szCs w:val="20"/>
        </w:rPr>
        <w:t>through its office. Five families of the EKHC, sent through</w:t>
      </w:r>
      <w:r w:rsidR="00416EBC">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EAO, now serve among the Fulani in Ghana, Niger, Mali, and</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Guinea, with more arriving in Nigeria in the future.</w:t>
      </w:r>
    </w:p>
    <w:p w14:paraId="60E27E7E" w14:textId="77777777" w:rsidR="00561F78" w:rsidRDefault="00561F78" w:rsidP="00CE1389">
      <w:pPr>
        <w:autoSpaceDE w:val="0"/>
        <w:autoSpaceDN w:val="0"/>
        <w:adjustRightInd w:val="0"/>
        <w:rPr>
          <w:rFonts w:ascii="ChaparralPro-Light" w:hAnsi="ChaparralPro-Light" w:cs="ChaparralPro-Light"/>
          <w:color w:val="000000"/>
          <w:sz w:val="20"/>
          <w:szCs w:val="20"/>
        </w:rPr>
      </w:pPr>
    </w:p>
    <w:p w14:paraId="1252BDC4" w14:textId="6C1B98C3" w:rsidR="00CE1389" w:rsidRDefault="00CE1389" w:rsidP="00CE1389">
      <w:pPr>
        <w:autoSpaceDE w:val="0"/>
        <w:autoSpaceDN w:val="0"/>
        <w:adjustRightInd w:val="0"/>
        <w:rPr>
          <w:rFonts w:ascii="Avenir-Black" w:hAnsi="Avenir-Black" w:cs="Avenir-Black"/>
          <w:color w:val="000000"/>
        </w:rPr>
      </w:pPr>
      <w:r>
        <w:rPr>
          <w:rFonts w:ascii="Avenir-Black" w:hAnsi="Avenir-Black" w:cs="Avenir-Black"/>
          <w:color w:val="000000"/>
        </w:rPr>
        <w:t>A history of prayer</w:t>
      </w:r>
    </w:p>
    <w:p w14:paraId="79C06DBE" w14:textId="77777777" w:rsidR="00561F78" w:rsidRDefault="00561F78" w:rsidP="00CE1389">
      <w:pPr>
        <w:autoSpaceDE w:val="0"/>
        <w:autoSpaceDN w:val="0"/>
        <w:adjustRightInd w:val="0"/>
        <w:rPr>
          <w:rFonts w:ascii="Avenir-Black" w:hAnsi="Avenir-Black" w:cs="Avenir-Black"/>
          <w:color w:val="000000"/>
        </w:rPr>
      </w:pPr>
    </w:p>
    <w:p w14:paraId="0707590F" w14:textId="77777777" w:rsidR="00561F78" w:rsidRDefault="00CE1389" w:rsidP="00CE1389">
      <w:pPr>
        <w:autoSpaceDE w:val="0"/>
        <w:autoSpaceDN w:val="0"/>
        <w:adjustRightInd w:val="0"/>
        <w:rPr>
          <w:rFonts w:ascii="ChaparralPro-Light" w:hAnsi="ChaparralPro-Light" w:cs="ChaparralPro-Light"/>
          <w:color w:val="000000"/>
          <w:sz w:val="20"/>
          <w:szCs w:val="20"/>
          <w:lang w:val="en-US"/>
        </w:rPr>
      </w:pPr>
      <w:r>
        <w:rPr>
          <w:rFonts w:ascii="ChaparralPro-Light" w:hAnsi="ChaparralPro-Light" w:cs="ChaparralPro-Light"/>
          <w:color w:val="000000"/>
          <w:sz w:val="20"/>
          <w:szCs w:val="20"/>
        </w:rPr>
        <w:t>Prayer has been central to missions history in Ethiopia. Desta</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Langena, director of the Ambaricho International Prayer and</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Missions Movement (AIPM) tells this story.</w:t>
      </w:r>
      <w:r w:rsidR="00561F78">
        <w:rPr>
          <w:rFonts w:ascii="ChaparralPro-Light" w:hAnsi="ChaparralPro-Light" w:cs="ChaparralPro-Light"/>
          <w:color w:val="000000"/>
          <w:sz w:val="20"/>
          <w:szCs w:val="20"/>
          <w:lang w:val="en-US"/>
        </w:rPr>
        <w:t xml:space="preserve"> </w:t>
      </w:r>
    </w:p>
    <w:p w14:paraId="0152ADD3" w14:textId="2C7B2772"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The communist government, which took over the country’s</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political system in 1974, sent lecturers and students out into</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communities to eradicate illiteracy and introduce communist</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ideology. One day, they went to the</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house of a witchdoctor named Aba-Sarecho on Ambaricho mountain, and</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removed all of the satanic worship</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items, warning him not to continue</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his rituals. This was the beginning</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of the end for idolatrous worship by</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the Kambatta people on Ambaricho</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mountain, and evidence that God can</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use anything – even communism – to</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break strongholds.</w:t>
      </w:r>
    </w:p>
    <w:p w14:paraId="0BA50534" w14:textId="77777777" w:rsidR="00561F78" w:rsidRDefault="00561F78" w:rsidP="00CE1389">
      <w:pPr>
        <w:autoSpaceDE w:val="0"/>
        <w:autoSpaceDN w:val="0"/>
        <w:adjustRightInd w:val="0"/>
        <w:rPr>
          <w:rFonts w:ascii="ChaparralPro-Light" w:hAnsi="ChaparralPro-Light" w:cs="ChaparralPro-Light"/>
          <w:color w:val="000000"/>
          <w:sz w:val="20"/>
          <w:szCs w:val="20"/>
        </w:rPr>
      </w:pPr>
    </w:p>
    <w:p w14:paraId="13294E48" w14:textId="59CC5549"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Despite intense persecution, the</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Kambatta Church grew and believers</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prayed, worshipped, and influenced</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society.</w:t>
      </w:r>
    </w:p>
    <w:p w14:paraId="0EF0BB52" w14:textId="77777777" w:rsidR="00561F78" w:rsidRDefault="00561F78" w:rsidP="00CE1389">
      <w:pPr>
        <w:autoSpaceDE w:val="0"/>
        <w:autoSpaceDN w:val="0"/>
        <w:adjustRightInd w:val="0"/>
        <w:rPr>
          <w:rFonts w:ascii="ChaparralPro-Light" w:hAnsi="ChaparralPro-Light" w:cs="ChaparralPro-Light"/>
          <w:color w:val="000000"/>
          <w:sz w:val="20"/>
          <w:szCs w:val="20"/>
        </w:rPr>
      </w:pPr>
    </w:p>
    <w:p w14:paraId="6ED1C704" w14:textId="370C91BE"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In 1990 revival broke out at Teza</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Kale Heywet Church. An evangelist</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Tesfaye Gebre spent 30 days fasting and</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praying for the manifestation of God’s</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glory. He gathered more than 25 praying</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Christians to join him. When the revival</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came, more than 25,000 people came to</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Christ and more than 30,000 received</w:t>
      </w:r>
      <w:r w:rsidR="00561F78">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miraculous healing.</w:t>
      </w:r>
    </w:p>
    <w:p w14:paraId="784009AD" w14:textId="77777777" w:rsidR="00BA0BD6" w:rsidRDefault="00BA0BD6" w:rsidP="00CE1389">
      <w:pPr>
        <w:autoSpaceDE w:val="0"/>
        <w:autoSpaceDN w:val="0"/>
        <w:adjustRightInd w:val="0"/>
        <w:rPr>
          <w:rFonts w:ascii="ChaparralPro-Light" w:hAnsi="ChaparralPro-Light" w:cs="ChaparralPro-Light"/>
          <w:color w:val="000000"/>
          <w:sz w:val="20"/>
          <w:szCs w:val="20"/>
        </w:rPr>
      </w:pPr>
    </w:p>
    <w:p w14:paraId="56FD0905" w14:textId="3FBD79AF"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News spread, and many more began</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climbing Ambaricho mountain for</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intercessory prayer. People committed</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to evangelism and church planting.</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After years of prayer, the 22nd Aba-</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Sarecho witchdoctor accepted Christ as</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his personal Saviour.</w:t>
      </w:r>
    </w:p>
    <w:p w14:paraId="62F2123A" w14:textId="77777777" w:rsidR="00BA0BD6" w:rsidRDefault="00BA0BD6" w:rsidP="00CE1389">
      <w:pPr>
        <w:autoSpaceDE w:val="0"/>
        <w:autoSpaceDN w:val="0"/>
        <w:adjustRightInd w:val="0"/>
        <w:rPr>
          <w:rFonts w:ascii="ChaparralPro-Light" w:hAnsi="ChaparralPro-Light" w:cs="ChaparralPro-Light"/>
          <w:color w:val="000000"/>
          <w:sz w:val="20"/>
          <w:szCs w:val="20"/>
        </w:rPr>
      </w:pPr>
    </w:p>
    <w:p w14:paraId="4C689F2F" w14:textId="73F12692" w:rsidR="00CE1389" w:rsidRDefault="00CE1389" w:rsidP="00CE1389">
      <w:pPr>
        <w:autoSpaceDE w:val="0"/>
        <w:autoSpaceDN w:val="0"/>
        <w:adjustRightInd w:val="0"/>
        <w:rPr>
          <w:rFonts w:ascii="ChaparralPro-Light" w:hAnsi="ChaparralPro-Light" w:cs="ChaparralPro-Light"/>
          <w:color w:val="000000"/>
          <w:sz w:val="12"/>
          <w:szCs w:val="12"/>
        </w:rPr>
      </w:pPr>
      <w:r>
        <w:rPr>
          <w:rFonts w:ascii="ChaparralPro-Light" w:hAnsi="ChaparralPro-Light" w:cs="ChaparralPro-Light"/>
          <w:color w:val="000000"/>
          <w:sz w:val="20"/>
          <w:szCs w:val="20"/>
        </w:rPr>
        <w:t>In 2003 the newly-formed Ambaricho</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International Prayer and Missions</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Movement (AIPM) sent its first pioneer</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missionary. Today there are 346</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missionaries</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sent by AIPM to work outside</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their own ethnic group. This has led</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to the salvation of more than 50,000</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 xml:space="preserve">people and the planting of 750 </w:t>
      </w:r>
      <w:r w:rsidR="00BA0BD6">
        <w:rPr>
          <w:rFonts w:ascii="ChaparralPro-Light" w:hAnsi="ChaparralPro-Light" w:cs="ChaparralPro-Light"/>
          <w:color w:val="000000"/>
          <w:sz w:val="20"/>
          <w:szCs w:val="20"/>
          <w:lang w:val="en-US"/>
        </w:rPr>
        <w:t>c</w:t>
      </w:r>
      <w:r>
        <w:rPr>
          <w:rFonts w:ascii="ChaparralPro-Light" w:hAnsi="ChaparralPro-Light" w:cs="ChaparralPro-Light"/>
          <w:color w:val="000000"/>
          <w:sz w:val="20"/>
          <w:szCs w:val="20"/>
        </w:rPr>
        <w:t>hurches</w:t>
      </w:r>
      <w:r w:rsidR="00BA0BD6">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all over Ethiopia.</w:t>
      </w:r>
      <w:r>
        <w:rPr>
          <w:rFonts w:ascii="ChaparralPro-Light" w:hAnsi="ChaparralPro-Light" w:cs="ChaparralPro-Light"/>
          <w:color w:val="000000"/>
          <w:sz w:val="12"/>
          <w:szCs w:val="12"/>
        </w:rPr>
        <w:t>1</w:t>
      </w:r>
    </w:p>
    <w:p w14:paraId="0561A26F" w14:textId="77777777" w:rsidR="002A09CF" w:rsidRDefault="002A09CF" w:rsidP="00CE1389">
      <w:pPr>
        <w:autoSpaceDE w:val="0"/>
        <w:autoSpaceDN w:val="0"/>
        <w:adjustRightInd w:val="0"/>
        <w:rPr>
          <w:rFonts w:ascii="ChaparralPro-Light" w:hAnsi="ChaparralPro-Light" w:cs="ChaparralPro-Light"/>
          <w:color w:val="000000"/>
          <w:sz w:val="12"/>
          <w:szCs w:val="12"/>
        </w:rPr>
      </w:pPr>
    </w:p>
    <w:p w14:paraId="64AFB001" w14:textId="0DA12550" w:rsidR="00CE1389" w:rsidRDefault="00CE1389" w:rsidP="00CE1389">
      <w:pPr>
        <w:autoSpaceDE w:val="0"/>
        <w:autoSpaceDN w:val="0"/>
        <w:adjustRightInd w:val="0"/>
        <w:rPr>
          <w:rFonts w:ascii="Avenir-Black" w:hAnsi="Avenir-Black" w:cs="Avenir-Black"/>
          <w:color w:val="000000"/>
        </w:rPr>
      </w:pPr>
      <w:r>
        <w:rPr>
          <w:rFonts w:ascii="Avenir-Black" w:hAnsi="Avenir-Black" w:cs="Avenir-Black"/>
          <w:color w:val="000000"/>
        </w:rPr>
        <w:t>A history of sacrifice</w:t>
      </w:r>
    </w:p>
    <w:p w14:paraId="7A212F3F" w14:textId="77777777" w:rsidR="002A09CF" w:rsidRDefault="002A09CF" w:rsidP="00CE1389">
      <w:pPr>
        <w:autoSpaceDE w:val="0"/>
        <w:autoSpaceDN w:val="0"/>
        <w:adjustRightInd w:val="0"/>
        <w:rPr>
          <w:rFonts w:ascii="Avenir-Black" w:hAnsi="Avenir-Black" w:cs="Avenir-Black"/>
          <w:color w:val="000000"/>
        </w:rPr>
      </w:pPr>
    </w:p>
    <w:p w14:paraId="4ADA2912" w14:textId="3BD27CFC"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Believers in Ethiopia are no strangers to</w:t>
      </w:r>
      <w:r w:rsidR="002A09CF">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persecution. The following is told by Jack</w:t>
      </w:r>
      <w:r w:rsidR="002A09CF">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Bryan in Christianity Today magazine:</w:t>
      </w:r>
    </w:p>
    <w:p w14:paraId="15119083" w14:textId="77777777" w:rsidR="002A09CF" w:rsidRDefault="002A09CF" w:rsidP="00CE1389">
      <w:pPr>
        <w:autoSpaceDE w:val="0"/>
        <w:autoSpaceDN w:val="0"/>
        <w:adjustRightInd w:val="0"/>
        <w:rPr>
          <w:rFonts w:ascii="ChaparralPro-Light" w:hAnsi="ChaparralPro-Light" w:cs="ChaparralPro-Light"/>
          <w:color w:val="000000"/>
          <w:sz w:val="20"/>
          <w:szCs w:val="20"/>
        </w:rPr>
      </w:pPr>
    </w:p>
    <w:p w14:paraId="2F1954AA" w14:textId="466A6B3E"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After Italy invaded Ethiopia in 1935,</w:t>
      </w:r>
      <w:r w:rsidR="002A09CF">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Western missionaries fled or were forced</w:t>
      </w:r>
      <w:r w:rsidR="002A09CF">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to leave. Among them were the first</w:t>
      </w:r>
      <w:r w:rsidR="002A09CF">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two missionaries from Sudan Interior</w:t>
      </w:r>
      <w:r w:rsidR="002A09CF">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Mission (now SIM), who had planted</w:t>
      </w:r>
      <w:r w:rsidR="002A09CF">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a church in Sidama, a southern region</w:t>
      </w:r>
      <w:r w:rsidR="002A09CF">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known for growing coffee. They were</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attacked on the road and killed. After</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the Italian occupiers were expelled, SIM</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sent four more missionaries to Sidama;</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three were soon killed.</w:t>
      </w:r>
    </w:p>
    <w:p w14:paraId="7BA10D06" w14:textId="77777777" w:rsidR="00B45CC4" w:rsidRDefault="00B45CC4" w:rsidP="00CE1389">
      <w:pPr>
        <w:autoSpaceDE w:val="0"/>
        <w:autoSpaceDN w:val="0"/>
        <w:adjustRightInd w:val="0"/>
        <w:rPr>
          <w:rFonts w:ascii="ChaparralPro-Light" w:hAnsi="ChaparralPro-Light" w:cs="ChaparralPro-Light"/>
          <w:color w:val="000000"/>
          <w:sz w:val="20"/>
          <w:szCs w:val="20"/>
        </w:rPr>
      </w:pPr>
    </w:p>
    <w:p w14:paraId="69F35813" w14:textId="26066ECF" w:rsidR="00CE1389" w:rsidRDefault="00CE1389" w:rsidP="00CE1389">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Mourning their losses, Sidama</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congregations swore an unconventional</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oath: ‘We must avenge their deaths by</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sending out our own missionaries.’”</w:t>
      </w:r>
    </w:p>
    <w:p w14:paraId="5FD5C839" w14:textId="77777777" w:rsidR="00B45CC4" w:rsidRDefault="00B45CC4" w:rsidP="00CE1389">
      <w:pPr>
        <w:autoSpaceDE w:val="0"/>
        <w:autoSpaceDN w:val="0"/>
        <w:adjustRightInd w:val="0"/>
        <w:rPr>
          <w:rFonts w:ascii="ChaparralPro-Light" w:hAnsi="ChaparralPro-Light" w:cs="ChaparralPro-Light"/>
          <w:color w:val="000000"/>
          <w:sz w:val="20"/>
          <w:szCs w:val="20"/>
        </w:rPr>
      </w:pPr>
    </w:p>
    <w:p w14:paraId="53561E73" w14:textId="6BC17914" w:rsidR="00CE1389" w:rsidRDefault="00CE1389" w:rsidP="00CE1389">
      <w:pPr>
        <w:autoSpaceDE w:val="0"/>
        <w:autoSpaceDN w:val="0"/>
        <w:adjustRightInd w:val="0"/>
        <w:rPr>
          <w:rFonts w:ascii="ChaparralPro-Light" w:hAnsi="ChaparralPro-Light" w:cs="ChaparralPro-Light"/>
          <w:color w:val="000000"/>
          <w:sz w:val="12"/>
          <w:szCs w:val="12"/>
        </w:rPr>
      </w:pPr>
      <w:r>
        <w:rPr>
          <w:rFonts w:ascii="ChaparralPro-Light" w:hAnsi="ChaparralPro-Light" w:cs="ChaparralPro-Light"/>
          <w:color w:val="000000"/>
          <w:sz w:val="20"/>
          <w:szCs w:val="20"/>
        </w:rPr>
        <w:t>Today, more than 1,000 Kale Heywet</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Church exist in Sidama and they are</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sending more than 250 missionaries</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cross-culturally.</w:t>
      </w:r>
      <w:r>
        <w:rPr>
          <w:rFonts w:ascii="ChaparralPro-Light" w:hAnsi="ChaparralPro-Light" w:cs="ChaparralPro-Light"/>
          <w:color w:val="000000"/>
          <w:sz w:val="12"/>
          <w:szCs w:val="12"/>
        </w:rPr>
        <w:t>2</w:t>
      </w:r>
    </w:p>
    <w:p w14:paraId="784EEFBF" w14:textId="77777777" w:rsidR="00B45CC4" w:rsidRDefault="00B45CC4" w:rsidP="00CE1389">
      <w:pPr>
        <w:autoSpaceDE w:val="0"/>
        <w:autoSpaceDN w:val="0"/>
        <w:adjustRightInd w:val="0"/>
        <w:rPr>
          <w:rFonts w:ascii="ChaparralPro-Light" w:hAnsi="ChaparralPro-Light" w:cs="ChaparralPro-Light"/>
          <w:color w:val="000000"/>
          <w:sz w:val="12"/>
          <w:szCs w:val="12"/>
        </w:rPr>
      </w:pPr>
    </w:p>
    <w:p w14:paraId="1DDA2A4A" w14:textId="047E2775" w:rsidR="00CE1389" w:rsidRDefault="00CE1389" w:rsidP="00B45CC4">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God does not waste the history of</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any person, people or nation. Even</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persecution, communism and martyrs</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can contribute, in the fullness of time</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(Gal 4:4), to fulfilling God’s loving</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purposes for a church and nation. Today,</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Ethiopian missionaries can be found in</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the Sahel and Sahara Desert regions, in</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restricted access nations across Asia,</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and in Europe and North America. They</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are writing a new chapter in the greatest</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story of all, the story that ends with</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people from every nation worshipping</w:t>
      </w:r>
      <w:r w:rsidR="00B45CC4">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before the throne of God.</w:t>
      </w:r>
    </w:p>
    <w:p w14:paraId="3B62A701" w14:textId="77777777" w:rsidR="00B45CC4" w:rsidRDefault="00B45CC4" w:rsidP="00B45CC4">
      <w:pPr>
        <w:autoSpaceDE w:val="0"/>
        <w:autoSpaceDN w:val="0"/>
        <w:adjustRightInd w:val="0"/>
        <w:rPr>
          <w:rFonts w:ascii="ChaparralPro-Light" w:hAnsi="ChaparralPro-Light" w:cs="ChaparralPro-Light"/>
          <w:sz w:val="20"/>
          <w:szCs w:val="20"/>
        </w:rPr>
      </w:pPr>
    </w:p>
    <w:p w14:paraId="10722481" w14:textId="62DA0B8B" w:rsidR="00B45CC4" w:rsidRPr="002A09CF" w:rsidRDefault="005F4B4D" w:rsidP="00B45CC4">
      <w:pPr>
        <w:autoSpaceDE w:val="0"/>
        <w:autoSpaceDN w:val="0"/>
        <w:adjustRightInd w:val="0"/>
        <w:rPr>
          <w:rFonts w:ascii="ChaparralPro-Light" w:hAnsi="ChaparralPro-Light" w:cs="ChaparralPro-Light"/>
          <w:sz w:val="20"/>
          <w:szCs w:val="20"/>
        </w:rPr>
      </w:pPr>
      <w:r>
        <w:rPr>
          <w:rFonts w:ascii="ChaparralPro-Light" w:hAnsi="ChaparralPro-Light" w:cs="ChaparralPro-Light"/>
          <w:sz w:val="20"/>
          <w:szCs w:val="20"/>
          <w:lang w:val="en-US"/>
        </w:rPr>
        <w:t>(RED BOX)</w:t>
      </w:r>
      <w:r w:rsidR="00B45CC4">
        <w:rPr>
          <w:rFonts w:ascii="ChaparralPro-Light" w:hAnsi="ChaparralPro-Light" w:cs="ChaparralPro-Light"/>
          <w:sz w:val="20"/>
          <w:szCs w:val="20"/>
          <w:lang w:val="en-US"/>
        </w:rPr>
        <w:t>:  Six m</w:t>
      </w:r>
      <w:r w:rsidR="00B45CC4" w:rsidRPr="002A09CF">
        <w:rPr>
          <w:rFonts w:ascii="ChaparralPro-Light" w:hAnsi="ChaparralPro-Light" w:cs="ChaparralPro-Light"/>
          <w:sz w:val="20"/>
          <w:szCs w:val="20"/>
        </w:rPr>
        <w:t>onths after the EAO began</w:t>
      </w:r>
      <w:r w:rsidR="00F04D83">
        <w:rPr>
          <w:rFonts w:ascii="ChaparralPro-Light" w:hAnsi="ChaparralPro-Light" w:cs="ChaparralPro-Light"/>
          <w:sz w:val="20"/>
          <w:szCs w:val="20"/>
          <w:lang w:val="en-US"/>
        </w:rPr>
        <w:t xml:space="preserve"> </w:t>
      </w:r>
      <w:r w:rsidR="00B45CC4" w:rsidRPr="002A09CF">
        <w:rPr>
          <w:rFonts w:ascii="ChaparralPro-Light" w:hAnsi="ChaparralPro-Light" w:cs="ChaparralPro-Light"/>
          <w:sz w:val="20"/>
          <w:szCs w:val="20"/>
        </w:rPr>
        <w:t xml:space="preserve">in 2012, it helped to </w:t>
      </w:r>
      <w:proofErr w:type="gramStart"/>
      <w:r w:rsidR="00B45CC4" w:rsidRPr="002A09CF">
        <w:rPr>
          <w:rFonts w:ascii="ChaparralPro-Light" w:hAnsi="ChaparralPro-Light" w:cs="ChaparralPro-Light"/>
          <w:sz w:val="20"/>
          <w:szCs w:val="20"/>
        </w:rPr>
        <w:t>found</w:t>
      </w:r>
      <w:proofErr w:type="gramEnd"/>
      <w:r w:rsidR="00F04D83">
        <w:rPr>
          <w:rFonts w:ascii="ChaparralPro-Light" w:hAnsi="ChaparralPro-Light" w:cs="ChaparralPro-Light"/>
          <w:sz w:val="20"/>
          <w:szCs w:val="20"/>
          <w:lang w:val="en-US"/>
        </w:rPr>
        <w:t xml:space="preserve"> </w:t>
      </w:r>
      <w:r w:rsidR="00B45CC4" w:rsidRPr="002A09CF">
        <w:rPr>
          <w:rFonts w:ascii="ChaparralPro-Light" w:hAnsi="ChaparralPro-Light" w:cs="ChaparralPro-Light"/>
          <w:sz w:val="20"/>
          <w:szCs w:val="20"/>
        </w:rPr>
        <w:t>the Ethiopian Global Mission</w:t>
      </w:r>
    </w:p>
    <w:p w14:paraId="7983F580" w14:textId="2F4D988D" w:rsidR="00B45CC4" w:rsidRPr="002A09CF" w:rsidRDefault="00B45CC4" w:rsidP="00B45CC4">
      <w:pPr>
        <w:autoSpaceDE w:val="0"/>
        <w:autoSpaceDN w:val="0"/>
        <w:adjustRightInd w:val="0"/>
        <w:rPr>
          <w:rFonts w:ascii="ChaparralPro-Light" w:hAnsi="ChaparralPro-Light" w:cs="ChaparralPro-Light"/>
          <w:sz w:val="20"/>
          <w:szCs w:val="20"/>
        </w:rPr>
      </w:pPr>
      <w:r w:rsidRPr="002A09CF">
        <w:rPr>
          <w:rFonts w:ascii="ChaparralPro-Light" w:hAnsi="ChaparralPro-Light" w:cs="ChaparralPro-Light"/>
          <w:sz w:val="20"/>
          <w:szCs w:val="20"/>
        </w:rPr>
        <w:t>Network, a network of close to</w:t>
      </w:r>
      <w:r w:rsidR="00F04D83">
        <w:rPr>
          <w:rFonts w:ascii="ChaparralPro-Light" w:hAnsi="ChaparralPro-Light" w:cs="ChaparralPro-Light"/>
          <w:sz w:val="20"/>
          <w:szCs w:val="20"/>
          <w:lang w:val="en-US"/>
        </w:rPr>
        <w:t xml:space="preserve"> </w:t>
      </w:r>
      <w:r w:rsidRPr="002A09CF">
        <w:rPr>
          <w:rFonts w:ascii="ChaparralPro-Light" w:hAnsi="ChaparralPro-Light" w:cs="ChaparralPro-Light"/>
          <w:sz w:val="20"/>
          <w:szCs w:val="20"/>
        </w:rPr>
        <w:t>20 denominations, ministries and</w:t>
      </w:r>
      <w:r w:rsidR="00F04D83">
        <w:rPr>
          <w:rFonts w:ascii="ChaparralPro-Light" w:hAnsi="ChaparralPro-Light" w:cs="ChaparralPro-Light"/>
          <w:sz w:val="20"/>
          <w:szCs w:val="20"/>
          <w:lang w:val="en-US"/>
        </w:rPr>
        <w:t xml:space="preserve"> </w:t>
      </w:r>
      <w:r w:rsidRPr="002A09CF">
        <w:rPr>
          <w:rFonts w:ascii="ChaparralPro-Light" w:hAnsi="ChaparralPro-Light" w:cs="ChaparralPro-Light"/>
          <w:sz w:val="20"/>
          <w:szCs w:val="20"/>
        </w:rPr>
        <w:t xml:space="preserve">mission agencies. </w:t>
      </w:r>
      <w:bookmarkStart w:id="3" w:name="_Hlk92718459"/>
      <w:r w:rsidRPr="002A09CF">
        <w:rPr>
          <w:rFonts w:ascii="ChaparralPro-Light" w:hAnsi="ChaparralPro-Light" w:cs="ChaparralPro-Light"/>
          <w:sz w:val="20"/>
          <w:szCs w:val="20"/>
        </w:rPr>
        <w:t>Their vision to</w:t>
      </w:r>
    </w:p>
    <w:p w14:paraId="5C9EB8C2" w14:textId="59CDA28B" w:rsidR="00B45CC4" w:rsidRDefault="00B45CC4" w:rsidP="00B45CC4">
      <w:pPr>
        <w:autoSpaceDE w:val="0"/>
        <w:autoSpaceDN w:val="0"/>
        <w:adjustRightInd w:val="0"/>
        <w:rPr>
          <w:rFonts w:ascii="ChaparralPro-Light" w:hAnsi="ChaparralPro-Light" w:cs="ChaparralPro-Light"/>
          <w:color w:val="FFFFFF"/>
          <w:sz w:val="20"/>
          <w:szCs w:val="20"/>
        </w:rPr>
      </w:pPr>
      <w:r w:rsidRPr="002A09CF">
        <w:rPr>
          <w:rFonts w:ascii="ChaparralPro-Light" w:hAnsi="ChaparralPro-Light" w:cs="ChaparralPro-Light"/>
          <w:sz w:val="20"/>
          <w:szCs w:val="20"/>
        </w:rPr>
        <w:lastRenderedPageBreak/>
        <w:t>is see Ethiopia become a strong</w:t>
      </w:r>
      <w:r w:rsidR="00F04D83">
        <w:rPr>
          <w:rFonts w:ascii="ChaparralPro-Light" w:hAnsi="ChaparralPro-Light" w:cs="ChaparralPro-Light"/>
          <w:sz w:val="20"/>
          <w:szCs w:val="20"/>
          <w:lang w:val="en-US"/>
        </w:rPr>
        <w:t xml:space="preserve"> </w:t>
      </w:r>
      <w:r w:rsidRPr="002A09CF">
        <w:rPr>
          <w:rFonts w:ascii="ChaparralPro-Light" w:hAnsi="ChaparralPro-Light" w:cs="ChaparralPro-Light"/>
          <w:sz w:val="20"/>
          <w:szCs w:val="20"/>
        </w:rPr>
        <w:t>missionary sending country</w:t>
      </w:r>
      <w:r>
        <w:rPr>
          <w:rFonts w:ascii="ChaparralPro-Light" w:hAnsi="ChaparralPro-Light" w:cs="ChaparralPro-Light"/>
          <w:color w:val="FFFFFF"/>
          <w:sz w:val="20"/>
          <w:szCs w:val="20"/>
        </w:rPr>
        <w:t>.</w:t>
      </w:r>
    </w:p>
    <w:bookmarkEnd w:id="3"/>
    <w:p w14:paraId="37BC163B" w14:textId="77777777" w:rsidR="00B45CC4" w:rsidRDefault="00B45CC4" w:rsidP="00CE1389">
      <w:pPr>
        <w:rPr>
          <w:rFonts w:ascii="ChaparralPro-Light" w:hAnsi="ChaparralPro-Light" w:cs="ChaparralPro-Light"/>
          <w:color w:val="000000"/>
          <w:sz w:val="20"/>
          <w:szCs w:val="20"/>
        </w:rPr>
      </w:pPr>
    </w:p>
    <w:p w14:paraId="137EFC78" w14:textId="77777777" w:rsidR="002A09CF" w:rsidRDefault="002A09CF" w:rsidP="002A09CF">
      <w:pPr>
        <w:autoSpaceDE w:val="0"/>
        <w:autoSpaceDN w:val="0"/>
        <w:adjustRightInd w:val="0"/>
        <w:rPr>
          <w:rFonts w:ascii="Avenir-Black" w:hAnsi="Avenir-Black" w:cs="Avenir-Black"/>
          <w:color w:val="000000"/>
          <w:sz w:val="20"/>
          <w:szCs w:val="20"/>
        </w:rPr>
      </w:pPr>
      <w:r>
        <w:rPr>
          <w:rFonts w:ascii="Avenir-Black" w:hAnsi="Avenir-Black" w:cs="Avenir-Black"/>
          <w:color w:val="000000"/>
          <w:sz w:val="20"/>
          <w:szCs w:val="20"/>
        </w:rPr>
        <w:t>SOURCES:</w:t>
      </w:r>
    </w:p>
    <w:p w14:paraId="5F4AE9FF" w14:textId="0086425D" w:rsidR="002A09CF" w:rsidRDefault="002A09CF" w:rsidP="002A09CF">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1. Reclaiming the Mountain by</w:t>
      </w:r>
      <w:r w:rsidR="00F04D83">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Desta Langena. AfriGO Vol 2, Iss</w:t>
      </w:r>
      <w:r w:rsidR="00F04D83">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2. p8-9.</w:t>
      </w:r>
    </w:p>
    <w:p w14:paraId="516EC945" w14:textId="090B3103" w:rsidR="002A09CF" w:rsidRDefault="002A09CF" w:rsidP="002A09CF">
      <w:pPr>
        <w:autoSpaceDE w:val="0"/>
        <w:autoSpaceDN w:val="0"/>
        <w:adjustRightInd w:val="0"/>
        <w:rPr>
          <w:rFonts w:ascii="ChaparralPro-Light" w:hAnsi="ChaparralPro-Light" w:cs="ChaparralPro-Light"/>
          <w:color w:val="000000"/>
          <w:sz w:val="20"/>
          <w:szCs w:val="20"/>
        </w:rPr>
      </w:pPr>
      <w:r>
        <w:rPr>
          <w:rFonts w:ascii="ChaparralPro-Light" w:hAnsi="ChaparralPro-Light" w:cs="ChaparralPro-Light"/>
          <w:color w:val="000000"/>
          <w:sz w:val="20"/>
          <w:szCs w:val="20"/>
        </w:rPr>
        <w:t>2. Is the World’s Next Missions</w:t>
      </w:r>
      <w:r w:rsidR="00F04D83">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Movement in Ethiopia? by Jack</w:t>
      </w:r>
      <w:r w:rsidR="00F04D83">
        <w:rPr>
          <w:rFonts w:ascii="ChaparralPro-Light" w:hAnsi="ChaparralPro-Light" w:cs="ChaparralPro-Light"/>
          <w:color w:val="000000"/>
          <w:sz w:val="20"/>
          <w:szCs w:val="20"/>
          <w:lang w:val="en-US"/>
        </w:rPr>
        <w:t xml:space="preserve"> </w:t>
      </w:r>
      <w:r>
        <w:rPr>
          <w:rFonts w:ascii="ChaparralPro-Light" w:hAnsi="ChaparralPro-Light" w:cs="ChaparralPro-Light"/>
          <w:color w:val="000000"/>
          <w:sz w:val="20"/>
          <w:szCs w:val="20"/>
        </w:rPr>
        <w:t>Bryan. Christianity Today, p50-53. June 2017.</w:t>
      </w:r>
    </w:p>
    <w:p w14:paraId="54839398" w14:textId="6B50367C" w:rsidR="001C14C0" w:rsidRDefault="00B45CC4" w:rsidP="00CE1389">
      <w:pPr>
        <w:rPr>
          <w:rFonts w:ascii="ChaparralPro-Light" w:hAnsi="ChaparralPro-Light" w:cs="ChaparralPro-Light"/>
          <w:color w:val="000000"/>
          <w:sz w:val="20"/>
          <w:szCs w:val="20"/>
        </w:rPr>
      </w:pPr>
      <w:r>
        <w:rPr>
          <w:rFonts w:ascii="ChaparralPro-Light" w:hAnsi="ChaparralPro-Light" w:cs="ChaparralPro-Light"/>
          <w:noProof/>
          <w:color w:val="000000"/>
          <w:sz w:val="20"/>
          <w:szCs w:val="20"/>
        </w:rPr>
        <w:drawing>
          <wp:inline distT="0" distB="0" distL="0" distR="0" wp14:anchorId="29B27AD7" wp14:editId="7F4730FF">
            <wp:extent cx="3090672" cy="2999232"/>
            <wp:effectExtent l="0" t="0" r="0" b="0"/>
            <wp:docPr id="12" name="Picture 12" descr="A picture containing person, indoor, group,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indoor, group, people&#10;&#10;Description automatically generated"/>
                    <pic:cNvPicPr/>
                  </pic:nvPicPr>
                  <pic:blipFill>
                    <a:blip r:embed="rId15"/>
                    <a:stretch>
                      <a:fillRect/>
                    </a:stretch>
                  </pic:blipFill>
                  <pic:spPr>
                    <a:xfrm>
                      <a:off x="0" y="0"/>
                      <a:ext cx="3090672" cy="2999232"/>
                    </a:xfrm>
                    <a:prstGeom prst="rect">
                      <a:avLst/>
                    </a:prstGeom>
                  </pic:spPr>
                </pic:pic>
              </a:graphicData>
            </a:graphic>
          </wp:inline>
        </w:drawing>
      </w:r>
    </w:p>
    <w:p w14:paraId="56C1FE8A" w14:textId="77777777" w:rsidR="001C14C0" w:rsidRDefault="001C14C0" w:rsidP="001C14C0">
      <w:pPr>
        <w:autoSpaceDE w:val="0"/>
        <w:autoSpaceDN w:val="0"/>
        <w:adjustRightInd w:val="0"/>
        <w:rPr>
          <w:rFonts w:ascii="ChaparralPro-Light" w:hAnsi="ChaparralPro-Light" w:cs="ChaparralPro-Light"/>
          <w:color w:val="000000"/>
          <w:sz w:val="16"/>
          <w:szCs w:val="16"/>
        </w:rPr>
      </w:pPr>
      <w:r>
        <w:rPr>
          <w:rFonts w:ascii="ChaparralPro-Light" w:hAnsi="ChaparralPro-Light" w:cs="ChaparralPro-Light"/>
          <w:color w:val="000000"/>
          <w:sz w:val="16"/>
          <w:szCs w:val="16"/>
        </w:rPr>
        <w:t>The three main presenters at the EAO conference were (left to right) Jon Banke</w:t>
      </w:r>
    </w:p>
    <w:p w14:paraId="6B4EE98B" w14:textId="77777777" w:rsidR="001C14C0" w:rsidRDefault="001C14C0" w:rsidP="001C14C0">
      <w:pPr>
        <w:autoSpaceDE w:val="0"/>
        <w:autoSpaceDN w:val="0"/>
        <w:adjustRightInd w:val="0"/>
        <w:rPr>
          <w:rFonts w:ascii="ChaparralPro-Light" w:hAnsi="ChaparralPro-Light" w:cs="ChaparralPro-Light"/>
          <w:color w:val="000000"/>
          <w:sz w:val="16"/>
          <w:szCs w:val="16"/>
        </w:rPr>
      </w:pPr>
      <w:r>
        <w:rPr>
          <w:rFonts w:ascii="ChaparralPro-Light" w:hAnsi="ChaparralPro-Light" w:cs="ChaparralPro-Light"/>
          <w:color w:val="000000"/>
          <w:sz w:val="16"/>
          <w:szCs w:val="16"/>
        </w:rPr>
        <w:t xml:space="preserve">of SIM, Tambaya Ibrahim from Niger, Rev. Gashaw </w:t>
      </w:r>
      <w:r>
        <w:rPr>
          <w:rFonts w:ascii="ChaparralPro-Regular" w:hAnsi="ChaparralPro-Regular" w:cs="ChaparralPro-Regular"/>
          <w:color w:val="000000"/>
          <w:sz w:val="16"/>
          <w:szCs w:val="16"/>
        </w:rPr>
        <w:t xml:space="preserve">Nemomsa </w:t>
      </w:r>
      <w:r>
        <w:rPr>
          <w:rFonts w:ascii="ChaparralPro-Light" w:hAnsi="ChaparralPro-Light" w:cs="ChaparralPro-Light"/>
          <w:color w:val="000000"/>
          <w:sz w:val="16"/>
          <w:szCs w:val="16"/>
        </w:rPr>
        <w:t>of Ethiopia.</w:t>
      </w:r>
    </w:p>
    <w:p w14:paraId="53C4524A" w14:textId="77777777" w:rsidR="001C14C0" w:rsidRDefault="001C14C0" w:rsidP="00CE1389">
      <w:pPr>
        <w:rPr>
          <w:rFonts w:ascii="ChaparralPro-Light" w:hAnsi="ChaparralPro-Light" w:cs="ChaparralPro-Light"/>
          <w:color w:val="000000"/>
          <w:sz w:val="20"/>
          <w:szCs w:val="20"/>
        </w:rPr>
      </w:pPr>
    </w:p>
    <w:p w14:paraId="379613B6" w14:textId="3BB31F87" w:rsidR="002A09CF" w:rsidRDefault="002A09CF" w:rsidP="00CE1389">
      <w:pPr>
        <w:rPr>
          <w:rFonts w:ascii="ChaparralPro-Light" w:hAnsi="ChaparralPro-Light" w:cs="ChaparralPro-Light"/>
          <w:color w:val="000000"/>
          <w:sz w:val="20"/>
          <w:szCs w:val="20"/>
        </w:rPr>
      </w:pPr>
    </w:p>
    <w:p w14:paraId="524CF3FD" w14:textId="77777777" w:rsidR="00CE1389" w:rsidRDefault="00CE1389" w:rsidP="00CE1389">
      <w:pPr>
        <w:rPr>
          <w:rFonts w:ascii="ChaparralPro-Light" w:hAnsi="ChaparralPro-Light" w:cs="ChaparralPro-Light"/>
          <w:color w:val="000000"/>
          <w:sz w:val="20"/>
          <w:szCs w:val="20"/>
        </w:rPr>
      </w:pPr>
    </w:p>
    <w:p w14:paraId="42B9DE43" w14:textId="77777777" w:rsidR="00CE1389" w:rsidRDefault="00CE1389" w:rsidP="00CE1389">
      <w:pPr>
        <w:rPr>
          <w:rFonts w:ascii="ChaparralPro-Light" w:hAnsi="ChaparralPro-Light" w:cs="ChaparralPro-Light"/>
          <w:color w:val="000000"/>
          <w:sz w:val="20"/>
          <w:szCs w:val="20"/>
        </w:rPr>
      </w:pPr>
    </w:p>
    <w:p w14:paraId="6B60A57D" w14:textId="77777777" w:rsidR="00F41DB6" w:rsidRDefault="00F41DB6" w:rsidP="00971D71">
      <w:pPr>
        <w:spacing w:line="22" w:lineRule="atLeast"/>
        <w:jc w:val="center"/>
        <w:rPr>
          <w:rFonts w:ascii="Times New Roman" w:hAnsi="Times New Roman" w:cs="Times New Roman"/>
          <w:b/>
        </w:rPr>
      </w:pPr>
    </w:p>
    <w:p w14:paraId="7E519746" w14:textId="13BDAAA3" w:rsidR="000A6AB7" w:rsidRPr="00B5009E" w:rsidRDefault="005F4B4D" w:rsidP="00971D71">
      <w:pPr>
        <w:spacing w:line="22" w:lineRule="atLeast"/>
        <w:jc w:val="center"/>
        <w:rPr>
          <w:rFonts w:ascii="Times New Roman" w:hAnsi="Times New Roman" w:cs="Times New Roman"/>
          <w:b/>
        </w:rPr>
      </w:pPr>
      <w:r>
        <w:rPr>
          <w:rFonts w:ascii="Times New Roman" w:hAnsi="Times New Roman" w:cs="Times New Roman"/>
          <w:b/>
        </w:rPr>
        <w:t xml:space="preserve">GO!  </w:t>
      </w:r>
      <w:proofErr w:type="gramStart"/>
      <w:r w:rsidR="000A6AB7" w:rsidRPr="00B5009E">
        <w:rPr>
          <w:rFonts w:ascii="Times New Roman" w:hAnsi="Times New Roman" w:cs="Times New Roman"/>
          <w:b/>
        </w:rPr>
        <w:t>NEWS</w:t>
      </w:r>
      <w:r w:rsidR="002B0F6B">
        <w:rPr>
          <w:rFonts w:ascii="Times New Roman" w:hAnsi="Times New Roman" w:cs="Times New Roman"/>
          <w:b/>
        </w:rPr>
        <w:t xml:space="preserve">  </w:t>
      </w:r>
      <w:r>
        <w:rPr>
          <w:rFonts w:ascii="Times New Roman" w:hAnsi="Times New Roman" w:cs="Times New Roman"/>
          <w:b/>
        </w:rPr>
        <w:t>OF</w:t>
      </w:r>
      <w:proofErr w:type="gramEnd"/>
      <w:r>
        <w:rPr>
          <w:rFonts w:ascii="Times New Roman" w:hAnsi="Times New Roman" w:cs="Times New Roman"/>
          <w:b/>
        </w:rPr>
        <w:t xml:space="preserve"> AFRICA’S MOBILISING CHURCH</w:t>
      </w:r>
    </w:p>
    <w:p w14:paraId="46D7B6AB" w14:textId="641CC699" w:rsidR="000A6AB7" w:rsidRPr="00B5009E" w:rsidRDefault="000A6AB7" w:rsidP="00971D71">
      <w:pPr>
        <w:shd w:val="clear" w:color="auto" w:fill="FFFFFF"/>
        <w:spacing w:line="22" w:lineRule="atLeast"/>
        <w:rPr>
          <w:rFonts w:ascii="Times New Roman" w:eastAsia="Times New Roman" w:hAnsi="Times New Roman" w:cs="Times New Roman"/>
          <w:color w:val="000000"/>
        </w:rPr>
      </w:pPr>
    </w:p>
    <w:p w14:paraId="5C879F9A" w14:textId="3FDB3D8E" w:rsidR="000A6AB7" w:rsidRPr="00B5009E" w:rsidRDefault="000A6AB7" w:rsidP="00971D71">
      <w:pPr>
        <w:shd w:val="clear" w:color="auto" w:fill="FFFFFF"/>
        <w:spacing w:line="22" w:lineRule="atLeast"/>
        <w:rPr>
          <w:rFonts w:ascii="Times New Roman" w:hAnsi="Times New Roman" w:cs="Times New Roman"/>
          <w:b/>
          <w:color w:val="000000"/>
        </w:rPr>
      </w:pPr>
    </w:p>
    <w:p w14:paraId="5A02BCD9" w14:textId="60C7F583" w:rsidR="000A6AB7" w:rsidRPr="00B5009E" w:rsidRDefault="000A6AB7" w:rsidP="00971D71">
      <w:pPr>
        <w:shd w:val="clear" w:color="auto" w:fill="FFFFFF"/>
        <w:spacing w:line="22" w:lineRule="atLeast"/>
        <w:rPr>
          <w:rFonts w:ascii="Times New Roman" w:hAnsi="Times New Roman" w:cs="Times New Roman"/>
          <w:b/>
          <w:color w:val="000000"/>
        </w:rPr>
      </w:pPr>
    </w:p>
    <w:p w14:paraId="3613ABDF" w14:textId="50398ED7" w:rsidR="000A6AB7" w:rsidRPr="00B5009E" w:rsidRDefault="000A6AB7" w:rsidP="00971D71">
      <w:pPr>
        <w:shd w:val="clear" w:color="auto" w:fill="FFFFFF"/>
        <w:spacing w:line="22" w:lineRule="atLeast"/>
        <w:rPr>
          <w:rFonts w:ascii="Times New Roman" w:eastAsia="Times New Roman" w:hAnsi="Times New Roman" w:cs="Times New Roman"/>
          <w:b/>
          <w:color w:val="000000"/>
        </w:rPr>
      </w:pPr>
      <w:r w:rsidRPr="00B5009E">
        <w:rPr>
          <w:rFonts w:ascii="Times New Roman" w:hAnsi="Times New Roman" w:cs="Times New Roman"/>
          <w:b/>
          <w:color w:val="000000"/>
        </w:rPr>
        <w:t>Dictionary of African Christian Biography</w:t>
      </w:r>
    </w:p>
    <w:p w14:paraId="455AB3A7" w14:textId="0C1E8573" w:rsidR="00801632" w:rsidRPr="00B5009E" w:rsidRDefault="00801632" w:rsidP="00971D71">
      <w:pPr>
        <w:pStyle w:val="NormalWeb"/>
        <w:spacing w:before="0" w:beforeAutospacing="0" w:after="0" w:afterAutospacing="0" w:line="22" w:lineRule="atLeast"/>
        <w:rPr>
          <w:color w:val="000000"/>
        </w:rPr>
      </w:pPr>
    </w:p>
    <w:p w14:paraId="2BB55817" w14:textId="3443A0F6" w:rsidR="000A6AB7" w:rsidRPr="00B5009E" w:rsidRDefault="000A6AB7" w:rsidP="00971D71">
      <w:pPr>
        <w:pStyle w:val="NormalWeb"/>
        <w:spacing w:before="0" w:beforeAutospacing="0" w:after="0" w:afterAutospacing="0" w:line="22" w:lineRule="atLeast"/>
        <w:rPr>
          <w:color w:val="000000"/>
        </w:rPr>
      </w:pPr>
      <w:r w:rsidRPr="00B5009E">
        <w:rPr>
          <w:color w:val="000000"/>
        </w:rPr>
        <w:t xml:space="preserve">The Dictionary of African Christian Biography (DACB) is a free online database containing hundreds of biographies of African leaders, </w:t>
      </w:r>
      <w:proofErr w:type="gramStart"/>
      <w:r w:rsidRPr="00B5009E">
        <w:rPr>
          <w:color w:val="000000"/>
        </w:rPr>
        <w:t>evangelists</w:t>
      </w:r>
      <w:proofErr w:type="gramEnd"/>
      <w:r w:rsidRPr="00B5009E">
        <w:rPr>
          <w:color w:val="000000"/>
        </w:rPr>
        <w:t xml:space="preserve"> and lay workers. These men and women laid the foundation of Christianity on the continent and continue to build on it. </w:t>
      </w:r>
    </w:p>
    <w:p w14:paraId="6701282B" w14:textId="77777777" w:rsidR="000A6AB7" w:rsidRPr="00B5009E" w:rsidRDefault="000A6AB7" w:rsidP="00971D71">
      <w:pPr>
        <w:pStyle w:val="NormalWeb"/>
        <w:spacing w:before="0" w:beforeAutospacing="0" w:after="0" w:afterAutospacing="0" w:line="22" w:lineRule="atLeast"/>
        <w:rPr>
          <w:color w:val="000000"/>
        </w:rPr>
      </w:pPr>
    </w:p>
    <w:p w14:paraId="326EF434" w14:textId="4681F82D" w:rsidR="000A6AB7" w:rsidRPr="00B5009E" w:rsidRDefault="000A6AB7" w:rsidP="00971D71">
      <w:pPr>
        <w:pStyle w:val="NormalWeb"/>
        <w:spacing w:before="0" w:beforeAutospacing="0" w:after="0" w:afterAutospacing="0" w:line="22" w:lineRule="atLeast"/>
        <w:rPr>
          <w:color w:val="000000"/>
        </w:rPr>
      </w:pPr>
      <w:r w:rsidRPr="00B5009E">
        <w:rPr>
          <w:color w:val="000000"/>
        </w:rPr>
        <w:t>Available in English, French, Portuguese and Swahili, these stories inform and inspire us about those who have gone before but who may be forgotten. The stories date from just after the time of Jesus up to modern times.</w:t>
      </w:r>
    </w:p>
    <w:p w14:paraId="659B4F06" w14:textId="77777777" w:rsidR="000A6AB7" w:rsidRPr="00B5009E" w:rsidRDefault="000A6AB7" w:rsidP="00971D71">
      <w:pPr>
        <w:pStyle w:val="NormalWeb"/>
        <w:spacing w:before="0" w:beforeAutospacing="0" w:after="0" w:afterAutospacing="0" w:line="22" w:lineRule="atLeast"/>
        <w:rPr>
          <w:color w:val="000000"/>
        </w:rPr>
      </w:pPr>
    </w:p>
    <w:p w14:paraId="123374BF" w14:textId="501058DC" w:rsidR="000A6AB7" w:rsidRPr="00B5009E" w:rsidRDefault="000A6AB7" w:rsidP="00971D71">
      <w:pPr>
        <w:pStyle w:val="NormalWeb"/>
        <w:spacing w:before="0" w:beforeAutospacing="0" w:after="0" w:afterAutospacing="0" w:line="22" w:lineRule="atLeast"/>
        <w:rPr>
          <w:color w:val="000000"/>
        </w:rPr>
      </w:pPr>
      <w:r w:rsidRPr="00B5009E">
        <w:rPr>
          <w:color w:val="000000"/>
        </w:rPr>
        <w:t xml:space="preserve">Visit </w:t>
      </w:r>
      <w:hyperlink r:id="rId16" w:history="1">
        <w:r w:rsidRPr="00B5009E">
          <w:rPr>
            <w:rStyle w:val="Hyperlink"/>
          </w:rPr>
          <w:t>www.dacb.org</w:t>
        </w:r>
      </w:hyperlink>
      <w:r w:rsidRPr="00B5009E">
        <w:rPr>
          <w:color w:val="000000"/>
        </w:rPr>
        <w:t xml:space="preserve"> to peruse this </w:t>
      </w:r>
      <w:r w:rsidR="00764ED5">
        <w:rPr>
          <w:color w:val="000000"/>
        </w:rPr>
        <w:t>rich</w:t>
      </w:r>
      <w:r w:rsidRPr="00B5009E">
        <w:rPr>
          <w:color w:val="000000"/>
        </w:rPr>
        <w:t xml:space="preserve"> collection and learn how you can add stories. Doubtless there are inspirational Africans waiting for you to rediscover them.</w:t>
      </w:r>
    </w:p>
    <w:p w14:paraId="5B127583" w14:textId="77777777" w:rsidR="000A6AB7" w:rsidRPr="00B5009E" w:rsidRDefault="000A6AB7" w:rsidP="00971D71">
      <w:pPr>
        <w:pStyle w:val="NormalWeb"/>
        <w:spacing w:before="0" w:beforeAutospacing="0" w:after="0" w:afterAutospacing="0" w:line="22" w:lineRule="atLeast"/>
        <w:rPr>
          <w:b/>
          <w:color w:val="000000"/>
        </w:rPr>
      </w:pPr>
    </w:p>
    <w:sectPr w:rsidR="000A6AB7" w:rsidRPr="00B5009E">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F2414" w14:textId="77777777" w:rsidR="000542BE" w:rsidRDefault="000542BE" w:rsidP="00825231">
      <w:r>
        <w:separator/>
      </w:r>
    </w:p>
  </w:endnote>
  <w:endnote w:type="continuationSeparator" w:id="0">
    <w:p w14:paraId="379B2518" w14:textId="77777777" w:rsidR="000542BE" w:rsidRDefault="000542BE" w:rsidP="00825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allosans-Black">
    <w:altName w:val="Calibri"/>
    <w:panose1 w:val="00000000000000000000"/>
    <w:charset w:val="00"/>
    <w:family w:val="swiss"/>
    <w:notTrueType/>
    <w:pitch w:val="default"/>
    <w:sig w:usb0="00000003" w:usb1="00000000" w:usb2="00000000" w:usb3="00000000" w:csb0="00000001" w:csb1="00000000"/>
  </w:font>
  <w:font w:name="ChaparralPro-Light">
    <w:altName w:val="Cambria"/>
    <w:panose1 w:val="00000000000000000000"/>
    <w:charset w:val="00"/>
    <w:family w:val="roman"/>
    <w:notTrueType/>
    <w:pitch w:val="default"/>
    <w:sig w:usb0="00000003" w:usb1="00000000" w:usb2="00000000" w:usb3="00000000" w:csb0="00000001" w:csb1="00000000"/>
  </w:font>
  <w:font w:name="ChaparralPro-Bold">
    <w:altName w:val="Cambria"/>
    <w:panose1 w:val="00000000000000000000"/>
    <w:charset w:val="00"/>
    <w:family w:val="roman"/>
    <w:notTrueType/>
    <w:pitch w:val="default"/>
    <w:sig w:usb0="00000003" w:usb1="00000000" w:usb2="00000000" w:usb3="00000000" w:csb0="00000001" w:csb1="00000000"/>
  </w:font>
  <w:font w:name="ChaparralPro-Regular">
    <w:altName w:val="Calibri"/>
    <w:panose1 w:val="00000000000000000000"/>
    <w:charset w:val="00"/>
    <w:family w:val="auto"/>
    <w:notTrueType/>
    <w:pitch w:val="default"/>
    <w:sig w:usb0="00000003" w:usb1="00000000" w:usb2="00000000" w:usb3="00000000" w:csb0="00000001" w:csb1="00000000"/>
  </w:font>
  <w:font w:name="Avenir-Black">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58934"/>
      <w:docPartObj>
        <w:docPartGallery w:val="Page Numbers (Bottom of Page)"/>
        <w:docPartUnique/>
      </w:docPartObj>
    </w:sdtPr>
    <w:sdtEndPr>
      <w:rPr>
        <w:noProof/>
      </w:rPr>
    </w:sdtEndPr>
    <w:sdtContent>
      <w:p w14:paraId="6F252226" w14:textId="3EC5911B" w:rsidR="00825231" w:rsidRDefault="008252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0B0BED" w14:textId="77777777" w:rsidR="00825231" w:rsidRDefault="00825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1BE37" w14:textId="77777777" w:rsidR="000542BE" w:rsidRDefault="000542BE" w:rsidP="00825231">
      <w:r>
        <w:separator/>
      </w:r>
    </w:p>
  </w:footnote>
  <w:footnote w:type="continuationSeparator" w:id="0">
    <w:p w14:paraId="75BEBB1B" w14:textId="77777777" w:rsidR="000542BE" w:rsidRDefault="000542BE" w:rsidP="00825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86D66"/>
    <w:multiLevelType w:val="hybridMultilevel"/>
    <w:tmpl w:val="40985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486E80"/>
    <w:multiLevelType w:val="hybridMultilevel"/>
    <w:tmpl w:val="F6E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28C2050"/>
    <w:multiLevelType w:val="hybridMultilevel"/>
    <w:tmpl w:val="84E0FB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C5590"/>
    <w:multiLevelType w:val="hybridMultilevel"/>
    <w:tmpl w:val="5D029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3124781"/>
    <w:multiLevelType w:val="hybridMultilevel"/>
    <w:tmpl w:val="C74AE1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B5B7D1B"/>
    <w:multiLevelType w:val="hybridMultilevel"/>
    <w:tmpl w:val="C1C8AC2E"/>
    <w:lvl w:ilvl="0" w:tplc="F586C87C">
      <w:numFmt w:val="bullet"/>
      <w:lvlText w:val="-"/>
      <w:lvlJc w:val="left"/>
      <w:pPr>
        <w:ind w:left="720" w:hanging="360"/>
      </w:pPr>
      <w:rPr>
        <w:rFonts w:ascii="Verdana" w:eastAsiaTheme="minorHAnsi" w:hAnsi="Verdana" w:cstheme="minorBid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FA3E68"/>
    <w:multiLevelType w:val="hybridMultilevel"/>
    <w:tmpl w:val="ABC2B724"/>
    <w:lvl w:ilvl="0" w:tplc="09AA41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6"/>
  </w:num>
  <w:num w:numId="6">
    <w:abstractNumId w:val="1"/>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lan, Tim">
    <w15:presenceInfo w15:providerId="None" w15:userId="Allan, T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9F9"/>
    <w:rsid w:val="000020A4"/>
    <w:rsid w:val="00002220"/>
    <w:rsid w:val="000212B4"/>
    <w:rsid w:val="00021CE5"/>
    <w:rsid w:val="00023AF6"/>
    <w:rsid w:val="000446B0"/>
    <w:rsid w:val="000542BE"/>
    <w:rsid w:val="00064CC5"/>
    <w:rsid w:val="00065ABB"/>
    <w:rsid w:val="000733E5"/>
    <w:rsid w:val="000A16C1"/>
    <w:rsid w:val="000A6AB7"/>
    <w:rsid w:val="000B4F94"/>
    <w:rsid w:val="000D45F9"/>
    <w:rsid w:val="000D466B"/>
    <w:rsid w:val="0010409A"/>
    <w:rsid w:val="00113DAC"/>
    <w:rsid w:val="00122B5C"/>
    <w:rsid w:val="00133614"/>
    <w:rsid w:val="001370F6"/>
    <w:rsid w:val="00144BCC"/>
    <w:rsid w:val="001471E9"/>
    <w:rsid w:val="00147627"/>
    <w:rsid w:val="00155F0F"/>
    <w:rsid w:val="00177588"/>
    <w:rsid w:val="00187564"/>
    <w:rsid w:val="001A321B"/>
    <w:rsid w:val="001A5E5E"/>
    <w:rsid w:val="001A6AA4"/>
    <w:rsid w:val="001B5D15"/>
    <w:rsid w:val="001C14C0"/>
    <w:rsid w:val="00210AEE"/>
    <w:rsid w:val="00217C38"/>
    <w:rsid w:val="002216C6"/>
    <w:rsid w:val="00223549"/>
    <w:rsid w:val="00235326"/>
    <w:rsid w:val="0024513F"/>
    <w:rsid w:val="00252D9B"/>
    <w:rsid w:val="00262AEC"/>
    <w:rsid w:val="0026487D"/>
    <w:rsid w:val="002736BC"/>
    <w:rsid w:val="00296049"/>
    <w:rsid w:val="002A09CF"/>
    <w:rsid w:val="002A1926"/>
    <w:rsid w:val="002B0F6B"/>
    <w:rsid w:val="002B4768"/>
    <w:rsid w:val="002B6169"/>
    <w:rsid w:val="002C603D"/>
    <w:rsid w:val="00300DEC"/>
    <w:rsid w:val="00301F8F"/>
    <w:rsid w:val="00304355"/>
    <w:rsid w:val="00304B55"/>
    <w:rsid w:val="00305EDE"/>
    <w:rsid w:val="00314C94"/>
    <w:rsid w:val="00315E64"/>
    <w:rsid w:val="0032067F"/>
    <w:rsid w:val="00321B26"/>
    <w:rsid w:val="00340095"/>
    <w:rsid w:val="00374946"/>
    <w:rsid w:val="00375991"/>
    <w:rsid w:val="0039099C"/>
    <w:rsid w:val="003A259E"/>
    <w:rsid w:val="003C209A"/>
    <w:rsid w:val="003D1C23"/>
    <w:rsid w:val="003D7234"/>
    <w:rsid w:val="003F79AC"/>
    <w:rsid w:val="00400BBE"/>
    <w:rsid w:val="004064C4"/>
    <w:rsid w:val="0041675E"/>
    <w:rsid w:val="00416EBC"/>
    <w:rsid w:val="00433476"/>
    <w:rsid w:val="00443818"/>
    <w:rsid w:val="00446D85"/>
    <w:rsid w:val="00455040"/>
    <w:rsid w:val="00464508"/>
    <w:rsid w:val="00465656"/>
    <w:rsid w:val="004901BC"/>
    <w:rsid w:val="004A37C4"/>
    <w:rsid w:val="004A7743"/>
    <w:rsid w:val="004B0D9C"/>
    <w:rsid w:val="004B3037"/>
    <w:rsid w:val="004C7A71"/>
    <w:rsid w:val="004E4B90"/>
    <w:rsid w:val="00525361"/>
    <w:rsid w:val="005461BD"/>
    <w:rsid w:val="00550DE7"/>
    <w:rsid w:val="00560C3C"/>
    <w:rsid w:val="00561F78"/>
    <w:rsid w:val="0057513A"/>
    <w:rsid w:val="0058603C"/>
    <w:rsid w:val="0058691F"/>
    <w:rsid w:val="005948CD"/>
    <w:rsid w:val="00597E0A"/>
    <w:rsid w:val="005D4E95"/>
    <w:rsid w:val="005D6904"/>
    <w:rsid w:val="005D6CE0"/>
    <w:rsid w:val="005E0190"/>
    <w:rsid w:val="005E6359"/>
    <w:rsid w:val="005F4B4D"/>
    <w:rsid w:val="00602522"/>
    <w:rsid w:val="006051CA"/>
    <w:rsid w:val="00610D6C"/>
    <w:rsid w:val="00616EBB"/>
    <w:rsid w:val="006222F3"/>
    <w:rsid w:val="00623E1D"/>
    <w:rsid w:val="00626EA0"/>
    <w:rsid w:val="006548AA"/>
    <w:rsid w:val="00670A6A"/>
    <w:rsid w:val="0067774C"/>
    <w:rsid w:val="006847AD"/>
    <w:rsid w:val="00691C20"/>
    <w:rsid w:val="006979BF"/>
    <w:rsid w:val="006A175D"/>
    <w:rsid w:val="006C4C93"/>
    <w:rsid w:val="006D2CA8"/>
    <w:rsid w:val="006E7BF5"/>
    <w:rsid w:val="006F1153"/>
    <w:rsid w:val="00704DC0"/>
    <w:rsid w:val="00741785"/>
    <w:rsid w:val="0075583F"/>
    <w:rsid w:val="00756923"/>
    <w:rsid w:val="007620DE"/>
    <w:rsid w:val="007637C6"/>
    <w:rsid w:val="00764ED5"/>
    <w:rsid w:val="007962B4"/>
    <w:rsid w:val="007A35B1"/>
    <w:rsid w:val="007A774B"/>
    <w:rsid w:val="007C4EAD"/>
    <w:rsid w:val="007D554B"/>
    <w:rsid w:val="007F215D"/>
    <w:rsid w:val="00801632"/>
    <w:rsid w:val="00811B5E"/>
    <w:rsid w:val="008201D8"/>
    <w:rsid w:val="00825231"/>
    <w:rsid w:val="008259AF"/>
    <w:rsid w:val="00832AC2"/>
    <w:rsid w:val="0084419D"/>
    <w:rsid w:val="00874631"/>
    <w:rsid w:val="00876DF7"/>
    <w:rsid w:val="008A32A7"/>
    <w:rsid w:val="008A4861"/>
    <w:rsid w:val="008B6D42"/>
    <w:rsid w:val="008E6E64"/>
    <w:rsid w:val="008F22BC"/>
    <w:rsid w:val="008F71D8"/>
    <w:rsid w:val="0090162E"/>
    <w:rsid w:val="00923838"/>
    <w:rsid w:val="00931049"/>
    <w:rsid w:val="00944279"/>
    <w:rsid w:val="00971D71"/>
    <w:rsid w:val="009878D9"/>
    <w:rsid w:val="00993CFD"/>
    <w:rsid w:val="009A2E03"/>
    <w:rsid w:val="009B69BB"/>
    <w:rsid w:val="009C1886"/>
    <w:rsid w:val="009D5467"/>
    <w:rsid w:val="009D6476"/>
    <w:rsid w:val="00A03F58"/>
    <w:rsid w:val="00A15DD3"/>
    <w:rsid w:val="00A50702"/>
    <w:rsid w:val="00A81D5E"/>
    <w:rsid w:val="00AA3219"/>
    <w:rsid w:val="00AB6275"/>
    <w:rsid w:val="00AC3443"/>
    <w:rsid w:val="00AD20E7"/>
    <w:rsid w:val="00AD242E"/>
    <w:rsid w:val="00AD5F91"/>
    <w:rsid w:val="00AE5EA3"/>
    <w:rsid w:val="00AF3842"/>
    <w:rsid w:val="00B36767"/>
    <w:rsid w:val="00B413C8"/>
    <w:rsid w:val="00B413D6"/>
    <w:rsid w:val="00B45CC4"/>
    <w:rsid w:val="00B5009E"/>
    <w:rsid w:val="00B50333"/>
    <w:rsid w:val="00B55C0F"/>
    <w:rsid w:val="00B61F4C"/>
    <w:rsid w:val="00B84C01"/>
    <w:rsid w:val="00BA0BD6"/>
    <w:rsid w:val="00BA3404"/>
    <w:rsid w:val="00BA53B3"/>
    <w:rsid w:val="00BA647A"/>
    <w:rsid w:val="00BB10C4"/>
    <w:rsid w:val="00BC22B1"/>
    <w:rsid w:val="00BC23D0"/>
    <w:rsid w:val="00BD14B7"/>
    <w:rsid w:val="00BD2FB6"/>
    <w:rsid w:val="00BD5249"/>
    <w:rsid w:val="00BF2497"/>
    <w:rsid w:val="00BF6BAC"/>
    <w:rsid w:val="00C12F4B"/>
    <w:rsid w:val="00C14BC5"/>
    <w:rsid w:val="00C201B8"/>
    <w:rsid w:val="00C341A9"/>
    <w:rsid w:val="00C42D36"/>
    <w:rsid w:val="00C5609A"/>
    <w:rsid w:val="00C63446"/>
    <w:rsid w:val="00C643F6"/>
    <w:rsid w:val="00C722A5"/>
    <w:rsid w:val="00C769DD"/>
    <w:rsid w:val="00C77DC7"/>
    <w:rsid w:val="00C95242"/>
    <w:rsid w:val="00C97505"/>
    <w:rsid w:val="00CE1389"/>
    <w:rsid w:val="00CE4A93"/>
    <w:rsid w:val="00CE5978"/>
    <w:rsid w:val="00CE6964"/>
    <w:rsid w:val="00D17EB6"/>
    <w:rsid w:val="00D22330"/>
    <w:rsid w:val="00D542DA"/>
    <w:rsid w:val="00D60E88"/>
    <w:rsid w:val="00D73C03"/>
    <w:rsid w:val="00D73E81"/>
    <w:rsid w:val="00D80D49"/>
    <w:rsid w:val="00D924B9"/>
    <w:rsid w:val="00D92D29"/>
    <w:rsid w:val="00DB2B01"/>
    <w:rsid w:val="00DC4D49"/>
    <w:rsid w:val="00DC75B3"/>
    <w:rsid w:val="00DC7AED"/>
    <w:rsid w:val="00DD0241"/>
    <w:rsid w:val="00DD2B0A"/>
    <w:rsid w:val="00DD45E7"/>
    <w:rsid w:val="00DD60C3"/>
    <w:rsid w:val="00DE07CD"/>
    <w:rsid w:val="00DF2C12"/>
    <w:rsid w:val="00DF467E"/>
    <w:rsid w:val="00E053C7"/>
    <w:rsid w:val="00E05FB6"/>
    <w:rsid w:val="00E073FB"/>
    <w:rsid w:val="00E17050"/>
    <w:rsid w:val="00E237E5"/>
    <w:rsid w:val="00E36E75"/>
    <w:rsid w:val="00E47D59"/>
    <w:rsid w:val="00E519F9"/>
    <w:rsid w:val="00E64CCA"/>
    <w:rsid w:val="00E6738B"/>
    <w:rsid w:val="00E67618"/>
    <w:rsid w:val="00E73FC6"/>
    <w:rsid w:val="00E76EF2"/>
    <w:rsid w:val="00E954FA"/>
    <w:rsid w:val="00EA38B1"/>
    <w:rsid w:val="00EA45E6"/>
    <w:rsid w:val="00EA776C"/>
    <w:rsid w:val="00EA7B55"/>
    <w:rsid w:val="00EB16FF"/>
    <w:rsid w:val="00EB759C"/>
    <w:rsid w:val="00EC232D"/>
    <w:rsid w:val="00EC71D9"/>
    <w:rsid w:val="00ED73B2"/>
    <w:rsid w:val="00ED7F9E"/>
    <w:rsid w:val="00EE1112"/>
    <w:rsid w:val="00EE1902"/>
    <w:rsid w:val="00EE20FF"/>
    <w:rsid w:val="00EF12D2"/>
    <w:rsid w:val="00EF130D"/>
    <w:rsid w:val="00EF32A0"/>
    <w:rsid w:val="00F04D83"/>
    <w:rsid w:val="00F229AF"/>
    <w:rsid w:val="00F233CF"/>
    <w:rsid w:val="00F31755"/>
    <w:rsid w:val="00F41DB6"/>
    <w:rsid w:val="00F43877"/>
    <w:rsid w:val="00F44918"/>
    <w:rsid w:val="00F465EB"/>
    <w:rsid w:val="00F52269"/>
    <w:rsid w:val="00F77878"/>
    <w:rsid w:val="00F852BF"/>
    <w:rsid w:val="00F920A8"/>
    <w:rsid w:val="00F97FE5"/>
    <w:rsid w:val="00FA2F00"/>
    <w:rsid w:val="00FA7129"/>
    <w:rsid w:val="00FE2F80"/>
    <w:rsid w:val="00FF5D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2D9CFC"/>
  <w15:docId w15:val="{78B6968C-F661-419C-BF09-3D5344618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SimSu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BCC"/>
    <w:pPr>
      <w:ind w:left="720"/>
      <w:contextualSpacing/>
    </w:pPr>
  </w:style>
  <w:style w:type="character" w:customStyle="1" w:styleId="text">
    <w:name w:val="text"/>
    <w:basedOn w:val="DefaultParagraphFont"/>
    <w:rsid w:val="00E17050"/>
  </w:style>
  <w:style w:type="character" w:customStyle="1" w:styleId="indent-1-breaks">
    <w:name w:val="indent-1-breaks"/>
    <w:basedOn w:val="DefaultParagraphFont"/>
    <w:rsid w:val="00E17050"/>
  </w:style>
  <w:style w:type="character" w:styleId="Hyperlink">
    <w:name w:val="Hyperlink"/>
    <w:basedOn w:val="DefaultParagraphFont"/>
    <w:uiPriority w:val="99"/>
    <w:unhideWhenUsed/>
    <w:rsid w:val="00E17050"/>
    <w:rPr>
      <w:color w:val="0000FF"/>
      <w:u w:val="single"/>
    </w:rPr>
  </w:style>
  <w:style w:type="paragraph" w:styleId="NormalWeb">
    <w:name w:val="Normal (Web)"/>
    <w:basedOn w:val="Normal"/>
    <w:uiPriority w:val="99"/>
    <w:semiHidden/>
    <w:unhideWhenUsed/>
    <w:rsid w:val="000A6AB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A6AB7"/>
    <w:rPr>
      <w:sz w:val="16"/>
      <w:szCs w:val="16"/>
    </w:rPr>
  </w:style>
  <w:style w:type="paragraph" w:styleId="CommentText">
    <w:name w:val="annotation text"/>
    <w:basedOn w:val="Normal"/>
    <w:link w:val="CommentTextChar"/>
    <w:uiPriority w:val="99"/>
    <w:semiHidden/>
    <w:unhideWhenUsed/>
    <w:rsid w:val="000A6AB7"/>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A6AB7"/>
    <w:rPr>
      <w:rFonts w:asciiTheme="minorHAnsi" w:eastAsiaTheme="minorHAnsi" w:hAnsiTheme="minorHAnsi" w:cstheme="minorBidi"/>
      <w:sz w:val="20"/>
      <w:szCs w:val="20"/>
    </w:rPr>
  </w:style>
  <w:style w:type="paragraph" w:styleId="BalloonText">
    <w:name w:val="Balloon Text"/>
    <w:basedOn w:val="Normal"/>
    <w:link w:val="BalloonTextChar"/>
    <w:uiPriority w:val="99"/>
    <w:semiHidden/>
    <w:unhideWhenUsed/>
    <w:rsid w:val="00EA45E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45E6"/>
    <w:rPr>
      <w:rFonts w:ascii="Segoe UI" w:hAnsi="Segoe UI" w:cs="Segoe UI"/>
      <w:sz w:val="18"/>
      <w:szCs w:val="18"/>
    </w:rPr>
  </w:style>
  <w:style w:type="character" w:styleId="UnresolvedMention">
    <w:name w:val="Unresolved Mention"/>
    <w:basedOn w:val="DefaultParagraphFont"/>
    <w:uiPriority w:val="99"/>
    <w:semiHidden/>
    <w:unhideWhenUsed/>
    <w:rsid w:val="00D542DA"/>
    <w:rPr>
      <w:color w:val="605E5C"/>
      <w:shd w:val="clear" w:color="auto" w:fill="E1DFDD"/>
    </w:rPr>
  </w:style>
  <w:style w:type="paragraph" w:styleId="Header">
    <w:name w:val="header"/>
    <w:basedOn w:val="Normal"/>
    <w:link w:val="HeaderChar"/>
    <w:uiPriority w:val="99"/>
    <w:unhideWhenUsed/>
    <w:rsid w:val="00825231"/>
    <w:pPr>
      <w:tabs>
        <w:tab w:val="center" w:pos="4513"/>
        <w:tab w:val="right" w:pos="9026"/>
      </w:tabs>
    </w:pPr>
  </w:style>
  <w:style w:type="character" w:customStyle="1" w:styleId="HeaderChar">
    <w:name w:val="Header Char"/>
    <w:basedOn w:val="DefaultParagraphFont"/>
    <w:link w:val="Header"/>
    <w:uiPriority w:val="99"/>
    <w:rsid w:val="00825231"/>
  </w:style>
  <w:style w:type="paragraph" w:styleId="Footer">
    <w:name w:val="footer"/>
    <w:basedOn w:val="Normal"/>
    <w:link w:val="FooterChar"/>
    <w:uiPriority w:val="99"/>
    <w:unhideWhenUsed/>
    <w:rsid w:val="00825231"/>
    <w:pPr>
      <w:tabs>
        <w:tab w:val="center" w:pos="4513"/>
        <w:tab w:val="right" w:pos="9026"/>
      </w:tabs>
    </w:pPr>
  </w:style>
  <w:style w:type="character" w:customStyle="1" w:styleId="FooterChar">
    <w:name w:val="Footer Char"/>
    <w:basedOn w:val="DefaultParagraphFont"/>
    <w:link w:val="Footer"/>
    <w:uiPriority w:val="99"/>
    <w:rsid w:val="00825231"/>
  </w:style>
  <w:style w:type="character" w:styleId="Strong">
    <w:name w:val="Strong"/>
    <w:basedOn w:val="DefaultParagraphFont"/>
    <w:uiPriority w:val="22"/>
    <w:qFormat/>
    <w:rsid w:val="00971D71"/>
    <w:rPr>
      <w:b/>
      <w:bCs/>
    </w:rPr>
  </w:style>
  <w:style w:type="paragraph" w:styleId="CommentSubject">
    <w:name w:val="annotation subject"/>
    <w:basedOn w:val="CommentText"/>
    <w:next w:val="CommentText"/>
    <w:link w:val="CommentSubjectChar"/>
    <w:uiPriority w:val="99"/>
    <w:semiHidden/>
    <w:unhideWhenUsed/>
    <w:rsid w:val="0058691F"/>
    <w:pPr>
      <w:spacing w:after="0"/>
    </w:pPr>
    <w:rPr>
      <w:rFonts w:ascii="Cambria" w:eastAsia="MS Mincho" w:hAnsi="Cambria" w:cs="SimSun"/>
      <w:b/>
      <w:bCs/>
    </w:rPr>
  </w:style>
  <w:style w:type="character" w:customStyle="1" w:styleId="CommentSubjectChar">
    <w:name w:val="Comment Subject Char"/>
    <w:basedOn w:val="CommentTextChar"/>
    <w:link w:val="CommentSubject"/>
    <w:uiPriority w:val="99"/>
    <w:semiHidden/>
    <w:rsid w:val="0058691F"/>
    <w:rPr>
      <w:rFonts w:asciiTheme="minorHAnsi" w:eastAsiaTheme="minorHAnsi" w:hAnsiTheme="minorHAnsi" w:cstheme="minorBidi"/>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034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bit.ly/2TsjK0y"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bit.ly/2TsjK0y"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dacb.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3.jpg"/><Relationship Id="rId10" Type="http://schemas.openxmlformats.org/officeDocument/2006/relationships/image" Target="media/image1.jpg"/><Relationship Id="rId19"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acb.org/stories/madagascar/razari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e3c31088-8f75-4f24-b2b1-663e9f5e5244">
      <UserInfo>
        <DisplayName>Allan, Tim</DisplayName>
        <AccountId>40</AccountId>
        <AccountType/>
      </UserInfo>
      <UserInfo>
        <DisplayName>AfriGo English</DisplayName>
        <AccountId>44</AccountId>
        <AccountType/>
      </UserInfo>
      <UserInfo>
        <DisplayName>Brandle, Angela</DisplayName>
        <AccountId>45</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5971BBEE85650448CC231F0BD2319E4" ma:contentTypeVersion="12" ma:contentTypeDescription="Create a new document." ma:contentTypeScope="" ma:versionID="371ce8de6beb56be6b0469dd46222bb8">
  <xsd:schema xmlns:xsd="http://www.w3.org/2001/XMLSchema" xmlns:xs="http://www.w3.org/2001/XMLSchema" xmlns:p="http://schemas.microsoft.com/office/2006/metadata/properties" xmlns:ns2="8aba4e05-6adc-4c77-b3e6-98edae4ac5ab" xmlns:ns3="e3c31088-8f75-4f24-b2b1-663e9f5e5244" targetNamespace="http://schemas.microsoft.com/office/2006/metadata/properties" ma:root="true" ma:fieldsID="fc5d7bc39742a537eabe1b3c3e79ac52" ns2:_="" ns3:_="">
    <xsd:import namespace="8aba4e05-6adc-4c77-b3e6-98edae4ac5ab"/>
    <xsd:import namespace="e3c31088-8f75-4f24-b2b1-663e9f5e52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ba4e05-6adc-4c77-b3e6-98edae4ac5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c31088-8f75-4f24-b2b1-663e9f5e524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D6B55F-7C8A-4919-BE61-C12562FED4DB}">
  <ds:schemaRefs>
    <ds:schemaRef ds:uri="http://schemas.microsoft.com/sharepoint/v3/contenttype/forms"/>
  </ds:schemaRefs>
</ds:datastoreItem>
</file>

<file path=customXml/itemProps2.xml><?xml version="1.0" encoding="utf-8"?>
<ds:datastoreItem xmlns:ds="http://schemas.openxmlformats.org/officeDocument/2006/customXml" ds:itemID="{A2E16FB4-4404-4A20-9A14-E6FE188A6913}">
  <ds:schemaRefs>
    <ds:schemaRef ds:uri="http://schemas.microsoft.com/office/2006/metadata/properties"/>
    <ds:schemaRef ds:uri="http://schemas.microsoft.com/office/infopath/2007/PartnerControls"/>
    <ds:schemaRef ds:uri="e3c31088-8f75-4f24-b2b1-663e9f5e5244"/>
  </ds:schemaRefs>
</ds:datastoreItem>
</file>

<file path=customXml/itemProps3.xml><?xml version="1.0" encoding="utf-8"?>
<ds:datastoreItem xmlns:ds="http://schemas.openxmlformats.org/officeDocument/2006/customXml" ds:itemID="{51AB19E1-BA84-4B74-88E8-F0512C6A0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ba4e05-6adc-4c77-b3e6-98edae4ac5ab"/>
    <ds:schemaRef ds:uri="e3c31088-8f75-4f24-b2b1-663e9f5e5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10</Pages>
  <Words>3781</Words>
  <Characters>21553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SIM</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 International</dc:creator>
  <cp:lastModifiedBy>Zwart, Kevin</cp:lastModifiedBy>
  <cp:revision>3</cp:revision>
  <cp:lastPrinted>2019-08-12T14:23:00Z</cp:lastPrinted>
  <dcterms:created xsi:type="dcterms:W3CDTF">2022-01-10T09:58:00Z</dcterms:created>
  <dcterms:modified xsi:type="dcterms:W3CDTF">2022-01-10T11:50:00Z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0x01010015971BBEE85650448CC231F0BD2319E4</vt:lpwstr>
  </property>
</Properties>
</file>